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w:pPr>
        <w:spacing w:after="400"/>
      </w:pPr>
    </w:p>
    <w:p>
      <w:pPr>
        <w:jc w:val="center"/>
      </w:pPr>
      <w:r>
        <w:drawing>
          <wp:inline distT="0" distB="0" distL="0" distR="0">
            <wp:extent cx="2762250" cy="3619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2762250" cy="361950"/>
                    </a:xfrm>
                    <a:prstGeom prst="rect">
                      <a:avLst/>
                    </a:prstGeom>
                  </pic:spPr>
                </pic:pic>
              </a:graphicData>
            </a:graphic>
          </wp:inline>
        </w:drawing>
      </w:r>
    </w:p>
    <w:p>
      <w:pPr>
        <w:spacing w:after="180"/>
      </w:pPr>
    </w:p>
    <w:p>
      <w:pPr>
        <w:jc w:val="center"/>
      </w:pPr>
      <w:r>
        <w:drawing>
          <wp:inline distT="0" distB="0" distL="0" distR="0">
            <wp:extent cx="3143250" cy="1200150"/>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3143250" cy="1200150"/>
                    </a:xfrm>
                    <a:prstGeom prst="rect">
                      <a:avLst/>
                    </a:prstGeom>
                  </pic:spPr>
                </pic:pic>
              </a:graphicData>
            </a:graphic>
          </wp:inline>
        </w:drawing>
      </w:r>
    </w:p>
    <w:p>
      <w:pPr>
        <w:spacing w:after="220"/>
      </w:pPr>
    </w:p>
    <w:p>
      <w:pPr>
        <w:spacing w:after="70"/>
        <w:jc w:val="center"/>
      </w:pPr>
      <w:r>
        <w:rPr>
          <w:rFonts w:ascii="Calibri" w:cs="Calibri" w:eastAsia="Calibri" w:hAnsi="Calibri"/>
          <w:b/>
          <w:bCs/>
          <w:i w:val="false"/>
          <w:iCs w:val="false"/>
          <w:color w:val="1B3A6B"/>
          <w:sz w:val="36"/>
          <w:szCs w:val="36"/>
        </w:rPr>
        <w:t xml:space="preserve">MARKET ASSESSMENT &amp;</w:t>
      </w:r>
    </w:p>
    <w:p>
      <w:pPr>
        <w:spacing w:after="60"/>
        <w:jc w:val="center"/>
      </w:pPr>
      <w:r>
        <w:rPr>
          <w:rFonts w:ascii="Calibri" w:cs="Calibri" w:eastAsia="Calibri" w:hAnsi="Calibri"/>
          <w:b/>
          <w:bCs/>
          <w:i w:val="false"/>
          <w:iCs w:val="false"/>
          <w:color w:val="1B3A6B"/>
          <w:sz w:val="36"/>
          <w:szCs w:val="36"/>
        </w:rPr>
        <w:t xml:space="preserve">COMMERCIALIZATION STRATEGY</w:t>
      </w:r>
    </w:p>
    <w:p>
      <w:pPr>
        <w:spacing w:after="200"/>
        <w:jc w:val="center"/>
      </w:pPr>
      <w:r>
        <w:rPr>
          <w:rFonts w:ascii="Calibri" w:cs="Calibri" w:eastAsia="Calibri" w:hAnsi="Calibri"/>
          <w:b w:val="false"/>
          <w:bCs w:val="false"/>
          <w:i/>
          <w:iCs/>
          <w:color w:val="6B7280"/>
          <w:sz w:val="22"/>
          <w:szCs w:val="22"/>
        </w:rPr>
        <w:t xml:space="preserve">Pricing, cost structure, and growth scenarios for the Ethiopian market</w:t>
      </w:r>
    </w:p>
    <w:p>
      <w:pPr>
        <w:pBdr>
          <w:bottom w:val="single" w:color="0D9488" w:sz="2"/>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Prepared by</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DAPS PLC</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Product</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Onekof — Project, Budget &amp; Document Intelligence Platform</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Date</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August 2026</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Status</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Revision 2 — tracked changes shown for review</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Supersedes</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Revision 1 (5 August 2026) and the original pricing draft</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Classification</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Confidential</w:t>
            </w:r>
          </w:p>
        </w:tc>
      </w:tr>
    </w:tbl>
    <w:p>
      <w:pPr>
        <w:spacing w:after="400"/>
      </w:pPr>
    </w:p>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Basis of this document  </w:t>
      </w:r>
      <w:r>
        <w:rPr>
          <w:rFonts w:ascii="Calibri" w:cs="Calibri" w:eastAsia="Calibri" w:hAnsi="Calibri"/>
          <w:b w:val="false"/>
          <w:bCs w:val="false"/>
          <w:i w:val="false"/>
          <w:iCs w:val="false"/>
          <w:color w:val="1F2937"/>
          <w:sz w:val="19"/>
          <w:szCs w:val="19"/>
        </w:rPr>
        <w:t xml:space="preserve">Product capabilities were verified directly against the Onekof codebase, not taken from the draft. Market sizing, salary, rent, and marketing figures are planning estimates built from public information and stated as such — they require local validation before use in fundraising or board commitments. Infrastructure costs use the confirmed Ethio Telecom quotation.</w:t>
      </w:r>
    </w:p>
    <w:p>
      <w:pPr>
        <w:sectPr>
          <w:pgSz w:w="12240" w:h="15840" w:orient="portrait"/>
          <w:pgMar w:top="1727" w:right="1656" w:bottom="1440" w:left="1656" w:header="708" w:footer="708" w:gutter="0"/>
          <w:pgNumType/>
          <w:docGrid w:linePitch="360"/>
        </w:sectPr>
      </w:pPr>
    </w:p>
    <w:p>
      <w:pPr>
        <w:pStyle w:val="Heading1"/>
        <w:spacing w:after="180" w:before="380"/>
      </w:pPr>
      <w:ins w:id="1001" w:author="DAPS PLC" w:date="2026-08-05T00:00:00Z">
        <w:r>
          <w:rPr>
            <w:rFonts w:ascii="Calibri" w:cs="Calibri" w:eastAsia="Calibri" w:hAnsi="Calibri"/>
            <w:b/>
            <w:bCs/>
            <w:i w:val="false"/>
            <w:iCs w:val="false"/>
            <w:color w:val="1B3A6B"/>
            <w:sz w:val="28"/>
            <w:szCs w:val="28"/>
          </w:rPr>
          <w:t xml:space="preserve">Revision Note — what changed in Revision 2 and why</w:t>
        </w:r>
      </w:ins>
    </w:p>
    <w:p>
      <w:pPr>
        <w:spacing w:after="130" w:line="268"/>
      </w:pPr>
      <w:ins w:id="1002" w:author="DAPS PLC" w:date="2026-08-05T00:00:00Z">
        <w:r>
          <w:rPr>
            <w:rFonts w:ascii="Calibri" w:cs="Calibri" w:eastAsia="Calibri" w:hAnsi="Calibri"/>
            <w:b w:val="false"/>
            <w:bCs w:val="false"/>
            <w:i w:val="false"/>
            <w:iCs w:val="false"/>
            <w:color w:val="1F2937"/>
            <w:sz w:val="21"/>
            <w:szCs w:val="21"/>
          </w:rPr>
          <w:t xml:space="preserve">Revision 1 was reviewed and two findings were returned. Both were correct and both are corrected here. This section exists so the changes can be read without re-reading the whole document; every revised figure elsewhere is marked as a tracked change.</w:t>
        </w:r>
      </w:ins>
    </w:p>
    <w:p>
      <w:pPr>
        <w:pStyle w:val="Heading2"/>
        <w:spacing w:after="140" w:before="300"/>
      </w:pPr>
      <w:ins w:id="1003" w:author="DAPS PLC" w:date="2026-08-05T00:00:00Z">
        <w:r>
          <w:rPr>
            <w:rFonts w:ascii="Calibri" w:cs="Calibri" w:eastAsia="Calibri" w:hAnsi="Calibri"/>
            <w:b/>
            <w:bCs/>
            <w:i w:val="false"/>
            <w:iCs w:val="false"/>
            <w:color w:val="0D9488"/>
            <w:sz w:val="24"/>
            <w:szCs w:val="24"/>
          </w:rPr>
          <w:t xml:space="preserve">Correction 1 — the Year 1 government forecast was wrong</w:t>
        </w:r>
      </w:ins>
    </w:p>
    <w:p>
      <w:pPr>
        <w:spacing w:after="130" w:line="268"/>
      </w:pPr>
      <w:ins w:id="1004" w:author="DAPS PLC" w:date="2026-08-05T00:00:00Z">
        <w:r>
          <w:rPr>
            <w:rFonts w:ascii="Calibri" w:cs="Calibri" w:eastAsia="Calibri" w:hAnsi="Calibri"/>
            <w:b w:val="false"/>
            <w:bCs w:val="false"/>
            <w:i w:val="false"/>
            <w:iCs w:val="false"/>
            <w:color w:val="1F2937"/>
            <w:sz w:val="21"/>
            <w:szCs w:val="21"/>
          </w:rPr>
          <w:t xml:space="preserve">Revision 1 forecast a single government contract in Year 1. That number came from applying a 6–18 month open-tender cycle to the entire public sector uniformly. That was an analytical error, for four reasons:</w:t>
        </w:r>
      </w:ins>
    </w:p>
    <w:p>
      <w:pPr>
        <w:pStyle w:val="ListParagraph"/>
        <w:numPr>
          <w:ilvl w:val="0"/>
          <w:numId w:val="1"/>
        </w:numPr>
        <w:spacing w:after="70" w:line="268"/>
      </w:pPr>
      <w:ins w:id="1005" w:author="DAPS PLC" w:date="2026-08-05T00:00:00Z">
        <w:r>
          <w:rPr>
            <w:rFonts w:ascii="Calibri" w:cs="Calibri" w:eastAsia="Calibri" w:hAnsi="Calibri"/>
            <w:b/>
            <w:bCs/>
            <w:i w:val="false"/>
            <w:iCs w:val="false"/>
            <w:color w:val="1F2937"/>
            <w:sz w:val="21"/>
            <w:szCs w:val="21"/>
          </w:rPr>
          <w:t xml:space="preserve">Not all government purchases are tendered. </w:t>
        </w:r>
      </w:ins>
      <w:ins w:id="1006" w:author="DAPS PLC" w:date="2026-08-05T00:00:00Z">
        <w:r>
          <w:rPr>
            <w:rFonts w:ascii="Calibri" w:cs="Calibri" w:eastAsia="Calibri" w:hAnsi="Calibri"/>
            <w:b w:val="false"/>
            <w:bCs w:val="false"/>
            <w:i w:val="false"/>
            <w:iCs w:val="false"/>
            <w:color w:val="1F2937"/>
            <w:sz w:val="21"/>
            <w:szCs w:val="21"/>
          </w:rPr>
          <w:t xml:space="preserve">Ethiopian public procurement offers several routes. Purchases below the applicable threshold, and purchases with a defensible sole-source justification, proceed by request for quotation or direct procurement in weeks rather than quarters. Revision 1 modelled every engagement as an open tender.</w:t>
        </w:r>
      </w:ins>
    </w:p>
    <w:p>
      <w:pPr>
        <w:pStyle w:val="ListParagraph"/>
        <w:numPr>
          <w:ilvl w:val="0"/>
          <w:numId w:val="1"/>
        </w:numPr>
        <w:spacing w:after="70" w:line="268"/>
      </w:pPr>
      <w:ins w:id="1007" w:author="DAPS PLC" w:date="2026-08-05T00:00:00Z">
        <w:r>
          <w:rPr>
            <w:rFonts w:ascii="Calibri" w:cs="Calibri" w:eastAsia="Calibri" w:hAnsi="Calibri"/>
            <w:b/>
            <w:bCs/>
            <w:i w:val="false"/>
            <w:iCs w:val="false"/>
            <w:color w:val="1F2937"/>
            <w:sz w:val="21"/>
            <w:szCs w:val="21"/>
          </w:rPr>
          <w:t xml:space="preserve">Onekof has a genuine sole-source argument. </w:t>
        </w:r>
      </w:ins>
      <w:ins w:id="1008" w:author="DAPS PLC" w:date="2026-08-05T00:00:00Z">
        <w:r>
          <w:rPr>
            <w:rFonts w:ascii="Calibri" w:cs="Calibri" w:eastAsia="Calibri" w:hAnsi="Calibri"/>
            <w:b w:val="false"/>
            <w:bCs w:val="false"/>
            <w:i w:val="false"/>
            <w:iCs w:val="false"/>
            <w:color w:val="1F2937"/>
            <w:sz w:val="21"/>
            <w:szCs w:val="21"/>
          </w:rPr>
          <w:t xml:space="preserve">For a buyer carrying a data-residency mandate who needs an Amharic, Tigrinya or Somali interface, no competing product qualifies. Sole-source justification is the strongest accelerator available in public procurement, and Revision 1 gave it no weight at all.</w:t>
        </w:r>
      </w:ins>
    </w:p>
    <w:p>
      <w:pPr>
        <w:pStyle w:val="ListParagraph"/>
        <w:numPr>
          <w:ilvl w:val="0"/>
          <w:numId w:val="1"/>
        </w:numPr>
        <w:spacing w:after="70" w:line="268"/>
      </w:pPr>
      <w:ins w:id="1009" w:author="DAPS PLC" w:date="2026-08-05T00:00:00Z">
        <w:r>
          <w:rPr>
            <w:rFonts w:ascii="Calibri" w:cs="Calibri" w:eastAsia="Calibri" w:hAnsi="Calibri"/>
            <w:b/>
            <w:bCs/>
            <w:i w:val="false"/>
            <w:iCs w:val="false"/>
            <w:color w:val="1F2937"/>
            <w:sz w:val="21"/>
            <w:szCs w:val="21"/>
          </w:rPr>
          <w:t xml:space="preserve">Donor-funded government programmes buy under donor rules. </w:t>
        </w:r>
      </w:ins>
      <w:ins w:id="1010" w:author="DAPS PLC" w:date="2026-08-05T00:00:00Z">
        <w:r>
          <w:rPr>
            <w:rFonts w:ascii="Calibri" w:cs="Calibri" w:eastAsia="Calibri" w:hAnsi="Calibri"/>
            <w:b w:val="false"/>
            <w:bCs w:val="false"/>
            <w:i w:val="false"/>
            <w:iCs w:val="false"/>
            <w:color w:val="1F2937"/>
            <w:sz w:val="21"/>
            <w:szCs w:val="21"/>
          </w:rPr>
          <w:t xml:space="preserve">A programme unit inside a ministry funded by a development partner procures under that partner’s rules, not federal tender rules, and moves considerably faster.</w:t>
        </w:r>
      </w:ins>
    </w:p>
    <w:p>
      <w:pPr>
        <w:pStyle w:val="ListParagraph"/>
        <w:numPr>
          <w:ilvl w:val="0"/>
          <w:numId w:val="1"/>
        </w:numPr>
        <w:spacing w:after="70" w:line="268"/>
      </w:pPr>
      <w:ins w:id="1011" w:author="DAPS PLC" w:date="2026-08-05T00:00:00Z">
        <w:r>
          <w:rPr>
            <w:rFonts w:ascii="Calibri" w:cs="Calibri" w:eastAsia="Calibri" w:hAnsi="Calibri"/>
            <w:b/>
            <w:bCs/>
            <w:i w:val="false"/>
            <w:iCs w:val="false"/>
            <w:color w:val="1F2937"/>
            <w:sz w:val="21"/>
            <w:szCs w:val="21"/>
          </w:rPr>
          <w:t xml:space="preserve">Paid pilots are not tenders. </w:t>
        </w:r>
      </w:ins>
      <w:ins w:id="1012" w:author="DAPS PLC" w:date="2026-08-05T00:00:00Z">
        <w:r>
          <w:rPr>
            <w:rFonts w:ascii="Calibri" w:cs="Calibri" w:eastAsia="Calibri" w:hAnsi="Calibri"/>
            <w:b w:val="false"/>
            <w:bCs w:val="false"/>
            <w:i w:val="false"/>
            <w:iCs w:val="false"/>
            <w:color w:val="1F2937"/>
            <w:sz w:val="21"/>
            <w:szCs w:val="21"/>
          </w:rPr>
          <w:t xml:space="preserve">A directorate can fund a pilot from its operating budget and expand later. This is the normal land-and-expand route into a ministry, and it was missing from the model.</w:t>
        </w:r>
      </w:ins>
    </w:p>
    <w:p>
      <w:pPr>
        <w:spacing w:after="130" w:line="268"/>
      </w:pPr>
      <w:ins w:id="1013" w:author="DAPS PLC" w:date="2026-08-05T00:00:00Z">
        <w:r>
          <w:rPr>
            <w:rFonts w:ascii="Calibri" w:cs="Calibri" w:eastAsia="Calibri" w:hAnsi="Calibri"/>
            <w:b w:val="false"/>
            <w:bCs w:val="false"/>
            <w:i w:val="false"/>
            <w:iCs w:val="false"/>
            <w:color w:val="1F2937"/>
            <w:sz w:val="21"/>
            <w:szCs w:val="21"/>
          </w:rPr>
          <w:t xml:space="preserve">Year 1 government and public-sector engagements are revised from 1 to 8. The revenue, cost and funding figures throughout Section 8 change accordingly.</w:t>
        </w:r>
      </w:ins>
    </w:p>
    <w:p>
      <w:pPr>
        <w:pStyle w:val="Heading2"/>
        <w:spacing w:after="140" w:before="300"/>
      </w:pPr>
      <w:ins w:id="1014" w:author="DAPS PLC" w:date="2026-08-05T00:00:00Z">
        <w:r>
          <w:rPr>
            <w:rFonts w:ascii="Calibri" w:cs="Calibri" w:eastAsia="Calibri" w:hAnsi="Calibri"/>
            <w:b/>
            <w:bCs/>
            <w:i w:val="false"/>
            <w:iCs w:val="false"/>
            <w:color w:val="0D9488"/>
            <w:sz w:val="24"/>
            <w:szCs w:val="24"/>
          </w:rPr>
          <w:t xml:space="preserve">Correction 2 — the SME segment was over-weighted</w:t>
        </w:r>
      </w:ins>
    </w:p>
    <w:p>
      <w:pPr>
        <w:spacing w:after="130" w:line="268"/>
      </w:pPr>
      <w:ins w:id="1015" w:author="DAPS PLC" w:date="2026-08-05T00:00:00Z">
        <w:r>
          <w:rPr>
            <w:rFonts w:ascii="Calibri" w:cs="Calibri" w:eastAsia="Calibri" w:hAnsi="Calibri"/>
            <w:b w:val="false"/>
            <w:bCs w:val="false"/>
            <w:i w:val="false"/>
            <w:iCs w:val="false"/>
            <w:color w:val="1F2937"/>
            <w:sz w:val="21"/>
            <w:szCs w:val="21"/>
          </w:rPr>
          <w:t xml:space="preserve">Revision 1 modelled 35 Starter customers contributing roughly 27% of Year 1 revenue. That allocation was wrong on the strategy as stated: DAPS is aiming at large organizations and government agencies, where service quality is the differentiator and contract values justify the delivery effort. Small accounts consume support and management attention out of proportion to what they contribute.</w:t>
        </w:r>
      </w:ins>
    </w:p>
    <w:p>
      <w:pPr>
        <w:spacing w:after="130" w:line="268"/>
      </w:pPr>
      <w:ins w:id="1016" w:author="DAPS PLC" w:date="2026-08-05T00:00:00Z">
        <w:r>
          <w:rPr>
            <w:rFonts w:ascii="Calibri" w:cs="Calibri" w:eastAsia="Calibri" w:hAnsi="Calibri"/>
            <w:b w:val="false"/>
            <w:bCs w:val="false"/>
            <w:i w:val="false"/>
            <w:iCs w:val="false"/>
            <w:color w:val="1F2937"/>
            <w:sz w:val="21"/>
            <w:szCs w:val="21"/>
          </w:rPr>
          <w:t xml:space="preserve">The arithmetic supports the objection. Thirty-five Starter accounts yield roughly 1.12M ETB of gross revenue, against which sit acquisition cost, a support queue and churn. One additional federal contract yields more, at a higher margin, from a single relationship. Starter is retained but deliberately demoted: no marketing spend, no outbound sales, pure self-serve, and reframed as a departmental entry point that can expand into a ministry-wide agreement rather than as a revenue line in its own right.</w:t>
        </w:r>
      </w:ins>
    </w:p>
    <w:p>
      <w:pPr>
        <w:pBdr>
          <w:top w:val="single" w:color="0D9488" w:sz="1"/>
          <w:left w:val="single" w:color="0D9488" w:sz="8"/>
          <w:bottom w:val="single" w:color="0D9488" w:sz="1"/>
          <w:right w:val="single" w:color="0D9488" w:sz="1"/>
        </w:pBdr>
        <w:shd w:fill="F0FDFA" w:color="auto" w:val="clear"/>
        <w:spacing w:after="150" w:before="150" w:line="268"/>
        <w:ind w:left="170" w:right="170"/>
      </w:pPr>
      <w:ins w:id="1017" w:author="DAPS PLC" w:date="2026-08-05T00:00:00Z">
        <w:r>
          <w:rPr>
            <w:rFonts w:ascii="Calibri" w:cs="Calibri" w:eastAsia="Calibri" w:hAnsi="Calibri"/>
            <w:b/>
            <w:bCs/>
            <w:i w:val="false"/>
            <w:iCs w:val="false"/>
            <w:color w:val="0D9488"/>
            <w:sz w:val="19"/>
            <w:szCs w:val="19"/>
          </w:rPr>
          <w:t xml:space="preserve">Net effect of both corrections  </w:t>
        </w:r>
      </w:ins>
      <w:ins w:id="1018" w:author="DAPS PLC" w:date="2026-08-05T00:00:00Z">
        <w:r>
          <w:rPr>
            <w:rFonts w:ascii="Calibri" w:cs="Calibri" w:eastAsia="Calibri" w:hAnsi="Calibri"/>
            <w:b w:val="false"/>
            <w:bCs w:val="false"/>
            <w:i w:val="false"/>
            <w:iCs w:val="false"/>
            <w:color w:val="1F2937"/>
            <w:sz w:val="19"/>
            <w:szCs w:val="19"/>
          </w:rPr>
          <w:t xml:space="preserve">Year 1 bookings rise from approximately 4.1M to 9.3M ETB, Year 1 costs rise from 7.0M to 7.9M ETB as the plan carries dedicated bid capability, and the loss narrows from 2.9M to 1.9M ETB. Peak funding need rises slightly to approximately 4.0M ETB because government contracts pay late and bid bonds tie up capital — a cash-timing effect, not a profitability one, and Section 8.5 now models it explicitly.</w:t>
        </w:r>
      </w:ins>
    </w:p>
    <w:p>
      <w:r>
        <w:br w:type="page"/>
      </w:r>
    </w:p>
    <w:p>
      <w:pPr>
        <w:pStyle w:val="Heading1"/>
        <w:spacing w:after="180" w:before="380"/>
      </w:pPr>
      <w:r>
        <w:rPr>
          <w:rFonts w:ascii="Calibri" w:cs="Calibri" w:eastAsia="Calibri" w:hAnsi="Calibri"/>
          <w:b/>
          <w:bCs/>
          <w:i w:val="false"/>
          <w:iCs w:val="false"/>
          <w:color w:val="1B3A6B"/>
          <w:sz w:val="28"/>
          <w:szCs w:val="28"/>
        </w:rPr>
        <w:t xml:space="preserve">1. Executive Summary</w:t>
      </w:r>
    </w:p>
    <w:p>
      <w:pPr>
        <w:spacing w:after="130" w:line="268"/>
        <w:jc w:val="left"/>
      </w:pPr>
      <w:r>
        <w:rPr>
          <w:rFonts w:ascii="Calibri" w:cs="Calibri" w:eastAsia="Calibri" w:hAnsi="Calibri"/>
          <w:b w:val="false"/>
          <w:bCs w:val="false"/>
          <w:i w:val="false"/>
          <w:iCs w:val="false"/>
          <w:color w:val="1F2937"/>
          <w:sz w:val="21"/>
          <w:szCs w:val="21"/>
        </w:rPr>
        <w:t xml:space="preserve">The existing draft is competent commercial work. Its pricing architecture — organization-first licensing with block-based expansion — is the right structure for Ethiopian procurement, and its segment sequencing is correct. This assessment keeps both.</w:t>
      </w:r>
    </w:p>
    <w:p>
      <w:pPr>
        <w:spacing w:after="130" w:line="268"/>
        <w:jc w:val="left"/>
      </w:pPr>
      <w:r>
        <w:rPr>
          <w:rFonts w:ascii="Calibri" w:cs="Calibri" w:eastAsia="Calibri" w:hAnsi="Calibri"/>
          <w:b w:val="false"/>
          <w:bCs w:val="false"/>
          <w:i w:val="false"/>
          <w:iCs w:val="false"/>
          <w:color w:val="1F2937"/>
          <w:sz w:val="21"/>
          <w:szCs w:val="21"/>
        </w:rPr>
        <w:t xml:space="preserve">It is also mispositioned, and the mispositioning is expensive. The draft sells Onekof as a project management platform that happens to include budget tracking and an optional AI module. The codebase says something different: budget management is nine dedicated data models with revision history and its own audit log, and the AI engine reads uploaded documents and extracts budget line items and project milestones from them. That combination — plan, budget, and the document evidence behind both, in one auditable system, in five languages, on sovereign infrastructure — is not a project management tool. It is a public finance accountability platform.</w:t>
      </w:r>
    </w:p>
    <w:p>
      <w:pPr>
        <w:spacing w:after="130" w:line="268"/>
        <w:jc w:val="left"/>
      </w:pPr>
      <w:r>
        <w:rPr>
          <w:rFonts w:ascii="Calibri" w:cs="Calibri" w:eastAsia="Calibri" w:hAnsi="Calibri"/>
          <w:b w:val="false"/>
          <w:bCs w:val="false"/>
          <w:i w:val="false"/>
          <w:iCs w:val="false"/>
          <w:color w:val="1F2937"/>
          <w:sz w:val="21"/>
          <w:szCs w:val="21"/>
        </w:rPr>
        <w:t xml:space="preserve">The distinction matters commercially because it changes the buyer. A project management tool is bought by an IT department against a rate card and compared to Jira. An accountability platform is bought by a finance directorate or an oversight body against a mandate, and compared to nothing, because nothing else in the market does it in Amharic.</w:t>
      </w:r>
    </w:p>
    <w:p>
      <w:pPr>
        <w:pStyle w:val="Heading2"/>
        <w:spacing w:after="140" w:before="300"/>
      </w:pPr>
      <w:r>
        <w:rPr>
          <w:rFonts w:ascii="Calibri" w:cs="Calibri" w:eastAsia="Calibri" w:hAnsi="Calibri"/>
          <w:b/>
          <w:bCs/>
          <w:i w:val="false"/>
          <w:iCs w:val="false"/>
          <w:color w:val="0D9488"/>
          <w:sz w:val="24"/>
          <w:szCs w:val="24"/>
        </w:rPr>
        <w:t xml:space="preserve">What this document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3A6B" w:color="auto" w:val="clear"/>
          </w:tcPr>
          <w:p>
            <w:pPr>
              <w:spacing w:after="50" w:before="50"/>
            </w:pPr>
            <w:r>
              <w:rPr>
                <w:rFonts w:ascii="Calibri" w:cs="Calibri" w:eastAsia="Calibri" w:hAnsi="Calibri"/>
                <w:b/>
                <w:bCs/>
                <w:i w:val="false"/>
                <w:iCs w:val="false"/>
                <w:color w:val="FFFFFF"/>
                <w:sz w:val="19"/>
                <w:szCs w:val="19"/>
              </w:rPr>
              <w:t xml:space="preserve">Draft position</w:t>
            </w:r>
          </w:p>
        </w:tc>
        <w:tc>
          <w:tcPr>
            <w:tcW w:type="dxa" w:w="4960"/>
            <w:shd w:fill="1B3A6B" w:color="auto" w:val="clear"/>
          </w:tcPr>
          <w:p>
            <w:pPr>
              <w:spacing w:after="50" w:before="50"/>
            </w:pPr>
            <w:r>
              <w:rPr>
                <w:rFonts w:ascii="Calibri" w:cs="Calibri" w:eastAsia="Calibri" w:hAnsi="Calibri"/>
                <w:b/>
                <w:bCs/>
                <w:i w:val="false"/>
                <w:iCs w:val="false"/>
                <w:color w:val="FFFFFF"/>
                <w:sz w:val="19"/>
                <w:szCs w:val="19"/>
              </w:rPr>
              <w:t xml:space="preserve">Revised position</w:t>
            </w:r>
          </w:p>
        </w:tc>
      </w:tr>
      <w:tr>
        <w:tc>
          <w:tcPr>
            <w:tcW w:type="dxa" w:w="4400"/>
          </w:tcPr>
          <w:p>
            <w:pPr>
              <w:spacing w:after="40" w:before="40"/>
            </w:pPr>
            <w:r>
              <w:rPr>
                <w:rFonts w:ascii="Calibri" w:cs="Calibri" w:eastAsia="Calibri" w:hAnsi="Calibri"/>
                <w:b w:val="false"/>
                <w:bCs w:val="false"/>
                <w:i w:val="false"/>
                <w:iCs w:val="false"/>
                <w:color w:val="1F2937"/>
                <w:sz w:val="19"/>
                <w:szCs w:val="19"/>
              </w:rPr>
              <w:t xml:space="preserve">"Enterprise work and project portfolio management platform"</w:t>
            </w:r>
          </w:p>
        </w:tc>
        <w:tc>
          <w:tcPr>
            <w:tcW w:type="dxa" w:w="4960"/>
          </w:tcPr>
          <w:p>
            <w:pPr>
              <w:spacing w:after="40" w:before="40"/>
            </w:pPr>
            <w:r>
              <w:rPr>
                <w:rFonts w:ascii="Calibri" w:cs="Calibri" w:eastAsia="Calibri" w:hAnsi="Calibri"/>
                <w:b w:val="false"/>
                <w:bCs w:val="false"/>
                <w:i w:val="false"/>
                <w:iCs w:val="false"/>
                <w:color w:val="1F2937"/>
                <w:sz w:val="19"/>
                <w:szCs w:val="19"/>
              </w:rPr>
              <w:t xml:space="preserve">Public finance accountability platform — plan, budget, and evidence in one auditable record</w:t>
            </w:r>
          </w:p>
        </w:tc>
      </w:tr>
      <w:tr>
        <w:tc>
          <w:tcPr>
            <w:tcW w:type="dxa" w:w="44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AI sold as a 10,000 ETB/year optional add-on</w:t>
            </w:r>
          </w:p>
        </w:tc>
        <w:tc>
          <w:tcPr>
            <w:tcW w:type="dxa" w:w="49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AI quota included in every paid tier; it costs ~2.5 ETB per document and is the one thing no competitor has</w:t>
            </w:r>
          </w:p>
        </w:tc>
      </w:tr>
      <w:tr>
        <w:tc>
          <w:tcPr>
            <w:tcW w:type="dxa" w:w="4400"/>
          </w:tcPr>
          <w:p>
            <w:pPr>
              <w:spacing w:after="40" w:before="40"/>
            </w:pPr>
            <w:r>
              <w:rPr>
                <w:rFonts w:ascii="Calibri" w:cs="Calibri" w:eastAsia="Calibri" w:hAnsi="Calibri"/>
                <w:b w:val="false"/>
                <w:bCs w:val="false"/>
                <w:i w:val="false"/>
                <w:iCs w:val="false"/>
                <w:color w:val="1F2937"/>
                <w:sz w:val="19"/>
                <w:szCs w:val="19"/>
              </w:rPr>
              <w:t xml:space="preserve">Multilingual = "Amharic / Afaan Oromo"</w:t>
            </w:r>
          </w:p>
        </w:tc>
        <w:tc>
          <w:tcPr>
            <w:tcW w:type="dxa" w:w="4960"/>
          </w:tcPr>
          <w:p>
            <w:pPr>
              <w:spacing w:after="40" w:before="40"/>
            </w:pPr>
            <w:r>
              <w:rPr>
                <w:rFonts w:ascii="Calibri" w:cs="Calibri" w:eastAsia="Calibri" w:hAnsi="Calibri"/>
                <w:b w:val="false"/>
                <w:bCs w:val="false"/>
                <w:i w:val="false"/>
                <w:iCs w:val="false"/>
                <w:color w:val="1F2937"/>
                <w:sz w:val="19"/>
                <w:szCs w:val="19"/>
              </w:rPr>
              <w:t xml:space="preserve">Five languages shipped, including Tigrinya and Somali — an uncontested wedge into regional bureaus</w:t>
            </w:r>
          </w:p>
        </w:tc>
      </w:tr>
      <w:tr>
        <w:tc>
          <w:tcPr>
            <w:tcW w:type="dxa" w:w="44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Government pricing = "custom quotation"</w:t>
            </w:r>
          </w:p>
        </w:tc>
        <w:tc>
          <w:tcPr>
            <w:tcW w:type="dxa" w:w="49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Explicit government floor, internal rate card, and bid model</w:t>
            </w:r>
          </w:p>
        </w:tc>
      </w:tr>
      <w:tr>
        <w:tc>
          <w:tcPr>
            <w:tcW w:type="dxa" w:w="4400"/>
          </w:tcPr>
          <w:p>
            <w:pPr>
              <w:spacing w:after="40" w:before="40"/>
            </w:pPr>
            <w:r>
              <w:rPr>
                <w:rFonts w:ascii="Calibri" w:cs="Calibri" w:eastAsia="Calibri" w:hAnsi="Calibri"/>
                <w:b w:val="false"/>
                <w:bCs w:val="false"/>
                <w:i w:val="false"/>
                <w:iCs w:val="false"/>
                <w:color w:val="1F2937"/>
                <w:sz w:val="19"/>
                <w:szCs w:val="19"/>
              </w:rPr>
              <w:t xml:space="preserve">Cost-to-serve listed as a pre-launch to-do</w:t>
            </w:r>
          </w:p>
        </w:tc>
        <w:tc>
          <w:tcPr>
            <w:tcW w:type="dxa" w:w="4960"/>
          </w:tcPr>
          <w:p>
            <w:pPr>
              <w:spacing w:after="40" w:before="40"/>
            </w:pPr>
            <w:r>
              <w:rPr>
                <w:rFonts w:ascii="Calibri" w:cs="Calibri" w:eastAsia="Calibri" w:hAnsi="Calibri"/>
                <w:b w:val="false"/>
                <w:bCs w:val="false"/>
                <w:i w:val="false"/>
                <w:iCs w:val="false"/>
                <w:color w:val="1F2937"/>
                <w:sz w:val="19"/>
                <w:szCs w:val="19"/>
              </w:rPr>
              <w:t xml:space="preserve">Full cost model built — infrastructure, people, premises, marketing, compliance</w:t>
            </w:r>
          </w:p>
        </w:tc>
      </w:tr>
      <w:tr>
        <w:tc>
          <w:tcPr>
            <w:tcW w:type="dxa" w:w="44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No funding requirement stated</w:t>
            </w:r>
          </w:p>
        </w:tc>
        <w:tc>
          <w:tcPr>
            <w:tcW w:type="dxa" w:w="49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Break-even path quantified across three scenarios</w:t>
            </w:r>
          </w:p>
        </w:tc>
      </w:tr>
    </w:tbl>
    <w:p>
      <w:pPr>
        <w:pStyle w:val="Heading2"/>
        <w:spacing w:after="140" w:before="300"/>
      </w:pPr>
      <w:r>
        <w:rPr>
          <w:rFonts w:ascii="Calibri" w:cs="Calibri" w:eastAsia="Calibri" w:hAnsi="Calibri"/>
          <w:b/>
          <w:bCs/>
          <w:i w:val="false"/>
          <w:iCs w:val="false"/>
          <w:color w:val="0D9488"/>
          <w:sz w:val="24"/>
          <w:szCs w:val="24"/>
        </w:rPr>
        <w:t xml:space="preserve">Headline findings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The business is financeable at modest scale. </w:t>
      </w:r>
      <w:del w:id="1019" w:author="DAPS PLC" w:date="2026-08-05T00:00:00Z">
        <w:r>
          <w:rPr>
            <w:rFonts w:ascii="Calibri" w:cs="Calibri" w:eastAsia="Calibri" w:hAnsi="Calibri"/>
            <w:b w:val="false"/>
            <w:bCs w:val="false"/>
            <w:i w:val="false"/>
            <w:iCs w:val="false"/>
            <w:color w:val="1F2937"/>
            <w:sz w:val="21"/>
            <w:szCs w:val="21"/>
          </w:rPr>
          <w:delText xml:space="preserve">The recommended operating plan costs roughly 6.7M ETB (~$42,000) in Year 1 and reaches break-even during Year 2. Peak cumulative funding need is approximately 3.5M ETB (~$22,000). </w:delText>
        </w:r>
      </w:del>
      <w:ins w:id="1020" w:author="DAPS PLC" w:date="2026-08-05T00:00:00Z">
        <w:r>
          <w:rPr>
            <w:rFonts w:ascii="Calibri" w:cs="Calibri" w:eastAsia="Calibri" w:hAnsi="Calibri"/>
            <w:b w:val="false"/>
            <w:bCs w:val="false"/>
            <w:i w:val="false"/>
            <w:iCs w:val="false"/>
            <w:color w:val="1F2937"/>
            <w:sz w:val="21"/>
            <w:szCs w:val="21"/>
          </w:rPr>
          <w:t xml:space="preserve">The recommended operating plan costs roughly 7.9M ETB (~$49,000) in Year 1 and reaches break-even during Year 2. Peak funding need is approximately 4.0M ETB (~$25,000) — set by the cash-collection lag on public-sector contracts rather than by the accounting loss.</w:t>
        </w:r>
      </w:ins>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Government contracts carry the model. </w:t>
      </w:r>
      <w:r>
        <w:rPr>
          <w:rFonts w:ascii="Calibri" w:cs="Calibri" w:eastAsia="Calibri" w:hAnsi="Calibri"/>
          <w:b w:val="false"/>
          <w:bCs w:val="false"/>
          <w:i w:val="false"/>
          <w:iCs w:val="false"/>
          <w:color w:val="1F2937"/>
          <w:sz w:val="21"/>
          <w:szCs w:val="21"/>
        </w:rPr>
        <w:t xml:space="preserve">Two to three ministry-scale contracts are worth more than the entire self-serve SME book. This validates the draft's decision to sequence government first, but means the pricing table must stop treating government as an afterthought.</w:t>
      </w:r>
    </w:p>
    <w:p>
      <w:pPr>
        <w:pStyle w:val="ListParagraph"/>
        <w:numPr>
          <w:ilvl w:val="0"/>
          <w:numId w:val="1"/>
        </w:numPr>
        <w:spacing w:after="70" w:line="268"/>
      </w:pPr>
      <w:ins w:id="1021" w:author="DAPS PLC" w:date="2026-08-05T00:00:00Z">
        <w:r>
          <w:rPr>
            <w:rFonts w:ascii="Calibri" w:cs="Calibri" w:eastAsia="Calibri" w:hAnsi="Calibri"/>
            <w:b/>
            <w:bCs/>
            <w:i w:val="false"/>
            <w:iCs w:val="false"/>
            <w:color w:val="1F2937"/>
            <w:sz w:val="21"/>
            <w:szCs w:val="21"/>
          </w:rPr>
          <w:t xml:space="preserve">Public-sector revenue starts in Year 1, not Year 2. </w:t>
        </w:r>
      </w:ins>
      <w:ins w:id="1022" w:author="DAPS PLC" w:date="2026-08-05T00:00:00Z">
        <w:r>
          <w:rPr>
            <w:rFonts w:ascii="Calibri" w:cs="Calibri" w:eastAsia="Calibri" w:hAnsi="Calibri"/>
            <w:b w:val="false"/>
            <w:bCs w:val="false"/>
            <w:i w:val="false"/>
            <w:iCs w:val="false"/>
            <w:color w:val="1F2937"/>
            <w:sz w:val="21"/>
            <w:szCs w:val="21"/>
          </w:rPr>
          <w:t xml:space="preserve">Direct procurement, sole-source justification, donor-funded programme units and paid pilots all bypass the open-tender cycle. Eight public-sector engagements in Year 1 is achievable; the single contract forecast in Revision 1 understated the segment materially.</w:t>
        </w:r>
      </w:ins>
    </w:p>
    <w:p>
      <w:pPr>
        <w:pStyle w:val="ListParagraph"/>
        <w:numPr>
          <w:ilvl w:val="0"/>
          <w:numId w:val="1"/>
        </w:numPr>
        <w:spacing w:after="70" w:line="268"/>
      </w:pPr>
      <w:ins w:id="1023" w:author="DAPS PLC" w:date="2026-08-05T00:00:00Z">
        <w:r>
          <w:rPr>
            <w:rFonts w:ascii="Calibri" w:cs="Calibri" w:eastAsia="Calibri" w:hAnsi="Calibri"/>
            <w:b/>
            <w:bCs/>
            <w:i w:val="false"/>
            <w:iCs w:val="false"/>
            <w:color w:val="1F2937"/>
            <w:sz w:val="21"/>
            <w:szCs w:val="21"/>
          </w:rPr>
          <w:t xml:space="preserve">The SME book is not a revenue strategy. </w:t>
        </w:r>
      </w:ins>
      <w:ins w:id="1024" w:author="DAPS PLC" w:date="2026-08-05T00:00:00Z">
        <w:r>
          <w:rPr>
            <w:rFonts w:ascii="Calibri" w:cs="Calibri" w:eastAsia="Calibri" w:hAnsi="Calibri"/>
            <w:b w:val="false"/>
            <w:bCs w:val="false"/>
            <w:i w:val="false"/>
            <w:iCs w:val="false"/>
            <w:color w:val="1F2937"/>
            <w:sz w:val="21"/>
            <w:szCs w:val="21"/>
          </w:rPr>
          <w:t xml:space="preserve">Starter accounts are retained as a self-serve departmental entry point into large organizations, carrying no marketing spend and no outbound sales effort.</w:t>
        </w:r>
      </w:ins>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AI is nearly free to deliver and is being underused as a weapon. </w:t>
      </w:r>
      <w:r>
        <w:rPr>
          <w:rFonts w:ascii="Calibri" w:cs="Calibri" w:eastAsia="Calibri" w:hAnsi="Calibri"/>
          <w:b w:val="false"/>
          <w:bCs w:val="false"/>
          <w:i w:val="false"/>
          <w:iCs w:val="false"/>
          <w:color w:val="1F2937"/>
          <w:sz w:val="21"/>
          <w:szCs w:val="21"/>
        </w:rPr>
        <w:t xml:space="preserve">At current volumes the inference cost is under 3 ETB per document. Gating it behind a paid add-on hides the single most differentiated capability from the customers evaluating the product.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The pricing model cannot currently be billed as designed. </w:t>
      </w:r>
      <w:r>
        <w:rPr>
          <w:rFonts w:ascii="Calibri" w:cs="Calibri" w:eastAsia="Calibri" w:hAnsi="Calibri"/>
          <w:b w:val="false"/>
          <w:bCs w:val="false"/>
          <w:i w:val="false"/>
          <w:iCs w:val="false"/>
          <w:color w:val="1F2937"/>
          <w:sz w:val="21"/>
          <w:szCs w:val="21"/>
        </w:rPr>
        <w:t xml:space="preserve">The subscription schema supports four plans; the pricing table defines six. Business and Government tiers have no representation in the billing system.</w:t>
      </w:r>
    </w:p>
    <w:p>
      <w:pPr>
        <w:pBdr>
          <w:top w:val="single" w:color="B45309" w:sz="1"/>
          <w:left w:val="single" w:color="B45309" w:sz="8"/>
          <w:bottom w:val="single" w:color="B45309" w:sz="1"/>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The finding that governs the timetable  </w:t>
      </w:r>
      <w:r>
        <w:rPr>
          <w:rFonts w:ascii="Calibri" w:cs="Calibri" w:eastAsia="Calibri" w:hAnsi="Calibri"/>
          <w:b w:val="false"/>
          <w:bCs w:val="false"/>
          <w:i w:val="false"/>
          <w:iCs w:val="false"/>
          <w:color w:val="1F2937"/>
          <w:sz w:val="19"/>
          <w:szCs w:val="19"/>
        </w:rPr>
        <w:t xml:space="preserve">INSA certification carries six-month validity and expires around January 2027. Government tender cycles run 6–18 months. Under the current expiry, the certification that unlocks government sales lapses before a tender opened today could close. Renewal is not an administrative task to schedule later — it is the gating dependency for the entire government segment, and it belongs in the Year 1 budget and calendar now.</w:t>
      </w:r>
    </w:p>
    <w:p>
      <w:r>
        <w:br w:type="page"/>
      </w:r>
    </w:p>
    <w:p>
      <w:pPr>
        <w:pStyle w:val="Heading1"/>
        <w:spacing w:after="180" w:before="380"/>
      </w:pPr>
      <w:r>
        <w:rPr>
          <w:rFonts w:ascii="Calibri" w:cs="Calibri" w:eastAsia="Calibri" w:hAnsi="Calibri"/>
          <w:b/>
          <w:bCs/>
          <w:i w:val="false"/>
          <w:iCs w:val="false"/>
          <w:color w:val="1B3A6B"/>
          <w:sz w:val="28"/>
          <w:szCs w:val="28"/>
        </w:rPr>
        <w:t xml:space="preserve">2. What Onekof Actually Is</w:t>
      </w:r>
    </w:p>
    <w:p>
      <w:pPr>
        <w:spacing w:after="130" w:line="268"/>
        <w:jc w:val="left"/>
      </w:pPr>
      <w:r>
        <w:rPr>
          <w:rFonts w:ascii="Calibri" w:cs="Calibri" w:eastAsia="Calibri" w:hAnsi="Calibri"/>
          <w:b w:val="false"/>
          <w:bCs w:val="false"/>
          <w:i w:val="false"/>
          <w:iCs w:val="false"/>
          <w:color w:val="1F2937"/>
          <w:sz w:val="21"/>
          <w:szCs w:val="21"/>
        </w:rPr>
        <w:t xml:space="preserve">The draft carries a footnote asking that its capability claims be validated against shipped functionality before external use. That validation is done below, against the codebase.</w:t>
      </w:r>
    </w:p>
    <w:p>
      <w:pPr>
        <w:pStyle w:val="Heading2"/>
        <w:spacing w:after="140" w:before="300"/>
      </w:pPr>
      <w:r>
        <w:rPr>
          <w:rFonts w:ascii="Calibri" w:cs="Calibri" w:eastAsia="Calibri" w:hAnsi="Calibri"/>
          <w:b/>
          <w:bCs/>
          <w:i w:val="false"/>
          <w:iCs w:val="false"/>
          <w:color w:val="0D9488"/>
          <w:sz w:val="24"/>
          <w:szCs w:val="24"/>
        </w:rPr>
        <w:t xml:space="preserve">2.1  Verified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shd w:fill="1B3A6B" w:color="auto" w:val="clear"/>
          </w:tcPr>
          <w:p>
            <w:pPr>
              <w:spacing w:after="50" w:before="50"/>
            </w:pPr>
            <w:r>
              <w:rPr>
                <w:rFonts w:ascii="Calibri" w:cs="Calibri" w:eastAsia="Calibri" w:hAnsi="Calibri"/>
                <w:b/>
                <w:bCs/>
                <w:i w:val="false"/>
                <w:iCs w:val="false"/>
                <w:color w:val="FFFFFF"/>
                <w:sz w:val="19"/>
                <w:szCs w:val="19"/>
              </w:rPr>
              <w:t xml:space="preserve">Capability</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Status</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Evidence</w:t>
            </w:r>
          </w:p>
        </w:tc>
      </w:tr>
      <w:tr>
        <w:tc>
          <w:tcPr>
            <w:tcW w:type="dxa" w:w="3800"/>
          </w:tcPr>
          <w:p>
            <w:pPr>
              <w:spacing w:after="40" w:before="40"/>
            </w:pPr>
            <w:r>
              <w:rPr>
                <w:rFonts w:ascii="Calibri" w:cs="Calibri" w:eastAsia="Calibri" w:hAnsi="Calibri"/>
                <w:b/>
                <w:bCs/>
                <w:i w:val="false"/>
                <w:iCs w:val="false"/>
                <w:color w:val="1F2937"/>
                <w:sz w:val="19"/>
                <w:szCs w:val="19"/>
              </w:rPr>
              <w:t xml:space="preserve">Project &amp; portfolio management</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Projects, sprints, tasks, teams, goals, key results, hierarchy</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Budget management</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 — deep</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 models: budgets, categories, expenses, per-task budgets, revisions, watchers, expense attachments, dedicated audit log</w:t>
            </w:r>
          </w:p>
        </w:tc>
      </w:tr>
      <w:tr>
        <w:tc>
          <w:tcPr>
            <w:tcW w:type="dxa" w:w="3800"/>
          </w:tcPr>
          <w:p>
            <w:pPr>
              <w:spacing w:after="40" w:before="40"/>
            </w:pPr>
            <w:r>
              <w:rPr>
                <w:rFonts w:ascii="Calibri" w:cs="Calibri" w:eastAsia="Calibri" w:hAnsi="Calibri"/>
                <w:b/>
                <w:bCs/>
                <w:i w:val="false"/>
                <w:iCs w:val="false"/>
                <w:color w:val="1F2937"/>
                <w:sz w:val="19"/>
                <w:szCs w:val="19"/>
              </w:rPr>
              <w:t xml:space="preserve">AI document processing</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Anthropic-backed; extracts budget line items and milestones from uploaded documents; quota-metered with usage recording</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Five-language interface</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English, Amharic, Afaan Oromo, Tigrinya, Somali — ~2,935 translation keys each</w:t>
            </w:r>
          </w:p>
        </w:tc>
      </w:tr>
      <w:tr>
        <w:tc>
          <w:tcPr>
            <w:tcW w:type="dxa" w:w="3800"/>
          </w:tcPr>
          <w:p>
            <w:pPr>
              <w:spacing w:after="40" w:before="40"/>
            </w:pPr>
            <w:r>
              <w:rPr>
                <w:rFonts w:ascii="Calibri" w:cs="Calibri" w:eastAsia="Calibri" w:hAnsi="Calibri"/>
                <w:b/>
                <w:bCs/>
                <w:i w:val="false"/>
                <w:iCs w:val="false"/>
                <w:color w:val="1F2937"/>
                <w:sz w:val="19"/>
                <w:szCs w:val="19"/>
              </w:rPr>
              <w:t xml:space="preserve">Ethiopian calendar</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Ge'ez calendar date handling throughout</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Multi-tenancy</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Subdomain-per-organization with tenant-scoped access</w:t>
            </w:r>
          </w:p>
        </w:tc>
      </w:tr>
      <w:tr>
        <w:tc>
          <w:tcPr>
            <w:tcW w:type="dxa" w:w="3800"/>
          </w:tcPr>
          <w:p>
            <w:pPr>
              <w:spacing w:after="40" w:before="40"/>
            </w:pPr>
            <w:r>
              <w:rPr>
                <w:rFonts w:ascii="Calibri" w:cs="Calibri" w:eastAsia="Calibri" w:hAnsi="Calibri"/>
                <w:b/>
                <w:bCs/>
                <w:i w:val="false"/>
                <w:iCs w:val="false"/>
                <w:color w:val="1F2937"/>
                <w:sz w:val="19"/>
                <w:szCs w:val="19"/>
              </w:rPr>
              <w:t xml:space="preserve">Audit &amp; accountability</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Three separate append-only audit logs: organization, budget, administrative</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Ethiopian payment rails</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Chapa integration (Telebirr, CBE); Stripe for international</w:t>
            </w:r>
          </w:p>
        </w:tc>
      </w:tr>
      <w:tr>
        <w:tc>
          <w:tcPr>
            <w:tcW w:type="dxa" w:w="3800"/>
          </w:tcPr>
          <w:p>
            <w:pPr>
              <w:spacing w:after="40" w:before="40"/>
            </w:pPr>
            <w:r>
              <w:rPr>
                <w:rFonts w:ascii="Calibri" w:cs="Calibri" w:eastAsia="Calibri" w:hAnsi="Calibri"/>
                <w:b/>
                <w:bCs/>
                <w:i w:val="false"/>
                <w:iCs w:val="false"/>
                <w:color w:val="1F2937"/>
                <w:sz w:val="19"/>
                <w:szCs w:val="19"/>
              </w:rPr>
              <w:t xml:space="preserve">Data sovereignty deployment</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Ready</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Self-contained Docker stack; Ethio Telecom ECS provisioning in progress</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Security certification</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Achieved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INSA certified; 49-test security assessment passed</w:t>
            </w:r>
          </w:p>
        </w:tc>
      </w:tr>
    </w:tbl>
    <w:p>
      <w:pPr>
        <w:pStyle w:val="Heading2"/>
        <w:spacing w:after="140" w:before="300"/>
      </w:pPr>
      <w:r>
        <w:rPr>
          <w:rFonts w:ascii="Calibri" w:cs="Calibri" w:eastAsia="Calibri" w:hAnsi="Calibri"/>
          <w:b/>
          <w:bCs/>
          <w:i w:val="false"/>
          <w:iCs w:val="false"/>
          <w:color w:val="0D9488"/>
          <w:sz w:val="24"/>
          <w:szCs w:val="24"/>
        </w:rPr>
        <w:t xml:space="preserve">2.2  Where the draft overstates</w:t>
      </w:r>
    </w:p>
    <w:p>
      <w:pPr>
        <w:spacing w:after="130" w:line="268"/>
        <w:jc w:val="left"/>
      </w:pPr>
      <w:r>
        <w:rPr>
          <w:rFonts w:ascii="Calibri" w:cs="Calibri" w:eastAsia="Calibri" w:hAnsi="Calibri"/>
          <w:b w:val="false"/>
          <w:bCs w:val="false"/>
          <w:i w:val="false"/>
          <w:iCs w:val="false"/>
          <w:color w:val="1F2937"/>
          <w:sz w:val="21"/>
          <w:szCs w:val="21"/>
        </w:rPr>
        <w:t xml:space="preserve">Two rows in the draft's competitive table should not go into external materials in their current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shd w:fill="1B3A6B" w:color="auto" w:val="clear"/>
          </w:tcPr>
          <w:p>
            <w:pPr>
              <w:spacing w:after="50" w:before="50"/>
            </w:pPr>
            <w:r>
              <w:rPr>
                <w:rFonts w:ascii="Calibri" w:cs="Calibri" w:eastAsia="Calibri" w:hAnsi="Calibri"/>
                <w:b/>
                <w:bCs/>
                <w:i w:val="false"/>
                <w:iCs w:val="false"/>
                <w:color w:val="FFFFFF"/>
                <w:sz w:val="19"/>
                <w:szCs w:val="19"/>
              </w:rPr>
              <w:t xml:space="preserve">Draft claim</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Reality</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Recommended wording</w:t>
            </w:r>
          </w:p>
        </w:tc>
      </w:tr>
      <w:tr>
        <w:tc>
          <w:tcPr>
            <w:tcW w:type="dxa" w:w="3800"/>
          </w:tcPr>
          <w:p>
            <w:pPr>
              <w:spacing w:after="40" w:before="40"/>
            </w:pPr>
            <w:r>
              <w:rPr>
                <w:rFonts w:ascii="Calibri" w:cs="Calibri" w:eastAsia="Calibri" w:hAnsi="Calibri"/>
                <w:b w:val="false"/>
                <w:bCs w:val="false"/>
                <w:i w:val="false"/>
                <w:iCs w:val="false"/>
                <w:color w:val="1F2937"/>
                <w:sz w:val="19"/>
                <w:szCs w:val="19"/>
              </w:rPr>
              <w:t xml:space="preserve">"AI Decision Support ✓" vs. competitors "Limited"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The AI performs document extraction — reading documents and pulling out budget items and milestones. It does not perform decision support or recommendation.</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Claim "AI document extraction" — which is true, verifiable in a demo, and genuinely unmatched locally. It is a stronger claim than the vague one it replaces.</w:t>
            </w:r>
          </w:p>
        </w:tc>
      </w:tr>
      <w:tr>
        <w:tc>
          <w:tcPr>
            <w:tcW w:type="dxa" w:w="38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"On-Premises Option ✓"</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The Docker stack is deployable on customer infrastructure, but no customer deployment has been executed and no on-premise runbook has been proven in the field.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Claim "deployable on customer infrastructure" until the first on-premise installation is complete, then upgrade the claim.</w:t>
            </w:r>
          </w:p>
        </w:tc>
      </w:tr>
    </w:tbl>
    <w:p>
      <w:pPr>
        <w:pBdr>
          <w:top w:val="single" w:color="B45309" w:sz="1"/>
          <w:left w:val="single" w:color="B45309" w:sz="8"/>
          <w:bottom w:val="single" w:color="B45309" w:sz="1"/>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Why this matters commercially  </w:t>
      </w:r>
      <w:r>
        <w:rPr>
          <w:rFonts w:ascii="Calibri" w:cs="Calibri" w:eastAsia="Calibri" w:hAnsi="Calibri"/>
          <w:b w:val="false"/>
          <w:bCs w:val="false"/>
          <w:i w:val="false"/>
          <w:iCs w:val="false"/>
          <w:color w:val="1F2937"/>
          <w:sz w:val="19"/>
          <w:szCs w:val="19"/>
        </w:rPr>
        <w:t xml:space="preserve">Government and bank procurement teams verify claims during evaluation. A capability table that overstates is worse than one that understates — a single unverifiable checkmark invites scrutiny of every other row, including the ones that are true and genuinely differentiating.</w:t>
      </w:r>
    </w:p>
    <w:p>
      <w:pPr>
        <w:pStyle w:val="Heading2"/>
        <w:spacing w:after="140" w:before="300"/>
      </w:pPr>
      <w:r>
        <w:rPr>
          <w:rFonts w:ascii="Calibri" w:cs="Calibri" w:eastAsia="Calibri" w:hAnsi="Calibri"/>
          <w:b/>
          <w:bCs/>
          <w:i w:val="false"/>
          <w:iCs w:val="false"/>
          <w:color w:val="0D9488"/>
          <w:sz w:val="24"/>
          <w:szCs w:val="24"/>
        </w:rPr>
        <w:t xml:space="preserve">2.3  Where the draft understates</w:t>
      </w:r>
    </w:p>
    <w:p>
      <w:pPr>
        <w:spacing w:after="130" w:line="268"/>
        <w:jc w:val="left"/>
      </w:pPr>
      <w:r>
        <w:rPr>
          <w:rFonts w:ascii="Calibri" w:cs="Calibri" w:eastAsia="Calibri" w:hAnsi="Calibri"/>
          <w:b w:val="false"/>
          <w:bCs w:val="false"/>
          <w:i w:val="false"/>
          <w:iCs w:val="false"/>
          <w:color w:val="1F2937"/>
          <w:sz w:val="21"/>
          <w:szCs w:val="21"/>
        </w:rPr>
        <w:t xml:space="preserve">The draft gives away three assets it already owns.</w:t>
      </w:r>
    </w:p>
    <w:p>
      <w:pPr>
        <w:spacing w:after="130" w:line="268"/>
      </w:pPr>
      <w:r>
        <w:rPr>
          <w:rFonts w:ascii="Calibri" w:cs="Calibri" w:eastAsia="Calibri" w:hAnsi="Calibri"/>
          <w:b/>
          <w:bCs/>
          <w:i w:val="false"/>
          <w:iCs w:val="false"/>
          <w:color w:val="1F2937"/>
          <w:sz w:val="21"/>
          <w:szCs w:val="21"/>
        </w:rPr>
        <w:t xml:space="preserve">Tigrinya and Somali. </w:t>
      </w:r>
      <w:r>
        <w:rPr>
          <w:rFonts w:ascii="Calibri" w:cs="Calibri" w:eastAsia="Calibri" w:hAnsi="Calibri"/>
          <w:b w:val="false"/>
          <w:bCs w:val="false"/>
          <w:i w:val="false"/>
          <w:iCs w:val="false"/>
          <w:color w:val="1F2937"/>
          <w:sz w:val="21"/>
          <w:szCs w:val="21"/>
        </w:rPr>
        <w:t xml:space="preserve">The draft consistently says "Amharic / Afaan Oromo." Two further languages are fully translated and shipping. Regional bureaus in Tigray and the Somali region have no enterprise software in their working language from any vendor at any price. This is the least contested entry point in the entire market and the draft does not mention it once.</w:t>
      </w:r>
    </w:p>
    <w:p>
      <w:pPr>
        <w:spacing w:after="130" w:line="268"/>
      </w:pPr>
      <w:r>
        <w:rPr>
          <w:rFonts w:ascii="Calibri" w:cs="Calibri" w:eastAsia="Calibri" w:hAnsi="Calibri"/>
          <w:b/>
          <w:bCs/>
          <w:i w:val="false"/>
          <w:iCs w:val="false"/>
          <w:color w:val="1F2937"/>
          <w:sz w:val="21"/>
          <w:szCs w:val="21"/>
        </w:rPr>
        <w:t xml:space="preserve">The budget engine. </w:t>
      </w:r>
      <w:r>
        <w:rPr>
          <w:rFonts w:ascii="Calibri" w:cs="Calibri" w:eastAsia="Calibri" w:hAnsi="Calibri"/>
          <w:b w:val="false"/>
          <w:bCs w:val="false"/>
          <w:i w:val="false"/>
          <w:iCs w:val="false"/>
          <w:color w:val="1F2937"/>
          <w:sz w:val="21"/>
          <w:szCs w:val="21"/>
        </w:rPr>
        <w:t xml:space="preserve">The draft lists "Budget overruns → Financial tracking" as one row in a ten-row value table. Budget management with revision history and an independent audit trail is not a feature — for a public-sector finance buyer it is the entire purchase rationale.</w:t>
      </w:r>
    </w:p>
    <w:p>
      <w:pPr>
        <w:spacing w:after="130" w:line="268"/>
      </w:pPr>
      <w:r>
        <w:rPr>
          <w:rFonts w:ascii="Calibri" w:cs="Calibri" w:eastAsia="Calibri" w:hAnsi="Calibri"/>
          <w:b/>
          <w:bCs/>
          <w:i w:val="false"/>
          <w:iCs w:val="false"/>
          <w:color w:val="1F2937"/>
          <w:sz w:val="21"/>
          <w:szCs w:val="21"/>
        </w:rPr>
        <w:t xml:space="preserve">Document-to-budget extraction. </w:t>
      </w:r>
      <w:r>
        <w:rPr>
          <w:rFonts w:ascii="Calibri" w:cs="Calibri" w:eastAsia="Calibri" w:hAnsi="Calibri"/>
          <w:b w:val="false"/>
          <w:bCs w:val="false"/>
          <w:i w:val="false"/>
          <w:iCs w:val="false"/>
          <w:color w:val="1F2937"/>
          <w:sz w:val="21"/>
          <w:szCs w:val="21"/>
        </w:rPr>
        <w:t xml:space="preserve">An officer uploads a contract or invoice and the system extracts the line items and milestones into a tracked, auditable budget. That is the demo that wins meetings. In the draft it is a 10,000 ETB add-on listed below "additional storage."</w:t>
      </w:r>
    </w:p>
    <w:p>
      <w:r>
        <w:br w:type="page"/>
      </w:r>
    </w:p>
    <w:p>
      <w:pPr>
        <w:pStyle w:val="Heading1"/>
        <w:spacing w:after="180" w:before="380"/>
      </w:pPr>
      <w:r>
        <w:rPr>
          <w:rFonts w:ascii="Calibri" w:cs="Calibri" w:eastAsia="Calibri" w:hAnsi="Calibri"/>
          <w:b/>
          <w:bCs/>
          <w:i w:val="false"/>
          <w:iCs w:val="false"/>
          <w:color w:val="1B3A6B"/>
          <w:sz w:val="28"/>
          <w:szCs w:val="28"/>
        </w:rPr>
        <w:t xml:space="preserve">3. Repositioning</w:t>
      </w:r>
    </w:p>
    <w:p>
      <w:pPr>
        <w:pStyle w:val="Heading2"/>
        <w:spacing w:after="140" w:before="300"/>
      </w:pPr>
      <w:r>
        <w:rPr>
          <w:rFonts w:ascii="Calibri" w:cs="Calibri" w:eastAsia="Calibri" w:hAnsi="Calibri"/>
          <w:b/>
          <w:bCs/>
          <w:i w:val="false"/>
          <w:iCs w:val="false"/>
          <w:color w:val="0D9488"/>
          <w:sz w:val="24"/>
          <w:szCs w:val="24"/>
        </w:rPr>
        <w:t xml:space="preserve">3.1  The problem Onekof should claim</w:t>
      </w:r>
    </w:p>
    <w:p>
      <w:pPr>
        <w:spacing w:after="130" w:line="268"/>
        <w:jc w:val="left"/>
      </w:pPr>
      <w:r>
        <w:rPr>
          <w:rFonts w:ascii="Calibri" w:cs="Calibri" w:eastAsia="Calibri" w:hAnsi="Calibri"/>
          <w:b w:val="false"/>
          <w:bCs w:val="false"/>
          <w:i w:val="false"/>
          <w:iCs w:val="false"/>
          <w:color w:val="1F2937"/>
          <w:sz w:val="21"/>
          <w:szCs w:val="21"/>
        </w:rPr>
        <w:t xml:space="preserve">Ethiopian public-sector budget accountability is a documented national priority, and the failure mode is consistent: plans live in one system, budgets in spreadsheets, and the supporting documents in email and filing cabinets. Nobody can reconcile the three without manual effort, so nobody does it often enough to catch problems while they are still correctable.</w:t>
      </w:r>
    </w:p>
    <w:p>
      <w:pPr>
        <w:spacing w:after="130" w:line="268"/>
        <w:jc w:val="left"/>
      </w:pPr>
      <w:r>
        <w:rPr>
          <w:rFonts w:ascii="Calibri" w:cs="Calibri" w:eastAsia="Calibri" w:hAnsi="Calibri"/>
          <w:b w:val="false"/>
          <w:bCs w:val="false"/>
          <w:i w:val="false"/>
          <w:iCs w:val="false"/>
          <w:color w:val="1F2937"/>
          <w:sz w:val="21"/>
          <w:szCs w:val="21"/>
        </w:rPr>
        <w:t xml:space="preserve">Onekof closes that loop. The plan, the money against the plan, and the document evidence behind both sit in one tenant-isolated, append-only record, in the officer's own language, on infrastructure that never leaves the country.</w:t>
      </w:r>
    </w:p>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Positioning statement  </w:t>
      </w:r>
      <w:r>
        <w:rPr>
          <w:rFonts w:ascii="Calibri" w:cs="Calibri" w:eastAsia="Calibri" w:hAnsi="Calibri"/>
          <w:b w:val="false"/>
          <w:bCs w:val="false"/>
          <w:i w:val="false"/>
          <w:iCs w:val="false"/>
          <w:color w:val="1F2937"/>
          <w:sz w:val="19"/>
          <w:szCs w:val="19"/>
        </w:rPr>
        <w:t xml:space="preserve">Onekof is the accountability platform for Ethiopian institutions: it connects what was planned, what was spent, and the documents that prove both — auditable, multilingual, and hosted on sovereign infrastructure.</w:t>
      </w:r>
    </w:p>
    <w:p>
      <w:pPr>
        <w:pStyle w:val="Heading2"/>
        <w:spacing w:after="140" w:before="300"/>
      </w:pPr>
      <w:r>
        <w:rPr>
          <w:rFonts w:ascii="Calibri" w:cs="Calibri" w:eastAsia="Calibri" w:hAnsi="Calibri"/>
          <w:b/>
          <w:bCs/>
          <w:i w:val="false"/>
          <w:iCs w:val="false"/>
          <w:color w:val="0D9488"/>
          <w:sz w:val="24"/>
          <w:szCs w:val="24"/>
        </w:rPr>
        <w:t xml:space="preserve">3.2  What changes in the sales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B3A6B" w:color="auto" w:val="clear"/>
          </w:tcPr>
          <w:p>
            <w:pPr>
              <w:spacing w:after="50" w:before="50"/>
            </w:pPr>
            <w:r>
              <w:rPr>
                <w:rFonts w:ascii="Calibri" w:cs="Calibri" w:eastAsia="Calibri" w:hAnsi="Calibri"/>
                <w:b/>
                <w:bCs/>
                <w:i w:val="false"/>
                <w:iCs w:val="false"/>
                <w:color w:val="FFFFFF"/>
                <w:sz w:val="19"/>
                <w:szCs w:val="19"/>
              </w:rPr>
              <w:t xml:space="preserve">Dimension</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As a PM tool</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As an accountability platform</w:t>
            </w:r>
          </w:p>
        </w:tc>
      </w:tr>
      <w:tr>
        <w:tc>
          <w:tcPr>
            <w:tcW w:type="dxa" w:w="2800"/>
          </w:tcPr>
          <w:p>
            <w:pPr>
              <w:spacing w:after="40" w:before="40"/>
            </w:pPr>
            <w:r>
              <w:rPr>
                <w:rFonts w:ascii="Calibri" w:cs="Calibri" w:eastAsia="Calibri" w:hAnsi="Calibri"/>
                <w:b/>
                <w:bCs/>
                <w:i w:val="false"/>
                <w:iCs w:val="false"/>
                <w:color w:val="1F2937"/>
                <w:sz w:val="19"/>
                <w:szCs w:val="19"/>
              </w:rPr>
              <w:t xml:space="preserve">Buyer</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IT department</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Finance directorate, planning office, audit and oversight bodies</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Budget line</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Software licensing</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Governance, financial management systems, donor compliance</w:t>
            </w:r>
          </w:p>
        </w:tc>
      </w:tr>
      <w:tr>
        <w:tc>
          <w:tcPr>
            <w:tcW w:type="dxa" w:w="2800"/>
          </w:tcPr>
          <w:p>
            <w:pPr>
              <w:spacing w:after="40" w:before="40"/>
            </w:pPr>
            <w:r>
              <w:rPr>
                <w:rFonts w:ascii="Calibri" w:cs="Calibri" w:eastAsia="Calibri" w:hAnsi="Calibri"/>
                <w:b/>
                <w:bCs/>
                <w:i w:val="false"/>
                <w:iCs w:val="false"/>
                <w:color w:val="1F2937"/>
                <w:sz w:val="19"/>
                <w:szCs w:val="19"/>
              </w:rPr>
              <w:t xml:space="preserve">Compared against</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Jira, Zoho, monday.com</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Spreadsheets and manual reconciliation — no direct substitute</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Price anchor</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Per-seat rate cards</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Value of controlled expenditure and audit readiness</w:t>
            </w:r>
          </w:p>
        </w:tc>
      </w:tr>
      <w:tr>
        <w:tc>
          <w:tcPr>
            <w:tcW w:type="dxa" w:w="2800"/>
          </w:tcPr>
          <w:p>
            <w:pPr>
              <w:spacing w:after="40" w:before="40"/>
            </w:pPr>
            <w:r>
              <w:rPr>
                <w:rFonts w:ascii="Calibri" w:cs="Calibri" w:eastAsia="Calibri" w:hAnsi="Calibri"/>
                <w:b/>
                <w:bCs/>
                <w:i w:val="false"/>
                <w:iCs w:val="false"/>
                <w:color w:val="1F2937"/>
                <w:sz w:val="19"/>
                <w:szCs w:val="19"/>
              </w:rPr>
              <w:t xml:space="preserve">Decision driver</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Team productivity</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Statutory mandate, donor requirement, audit finding</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Sales cycle</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Weeks</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6–18 months, tender-driven</w:t>
            </w:r>
          </w:p>
        </w:tc>
      </w:tr>
    </w:tbl>
    <w:p>
      <w:pPr>
        <w:spacing w:after="130" w:line="268"/>
        <w:jc w:val="left"/>
      </w:pPr>
      <w:r>
        <w:rPr>
          <w:rFonts w:ascii="Calibri" w:cs="Calibri" w:eastAsia="Calibri" w:hAnsi="Calibri"/>
          <w:b w:val="false"/>
          <w:bCs w:val="false"/>
          <w:i w:val="false"/>
          <w:iCs w:val="false"/>
          <w:color w:val="1F2937"/>
          <w:sz w:val="21"/>
          <w:szCs w:val="21"/>
        </w:rPr>
        <w:t xml:space="preserve">The second column is a price-taker market against well-funded global incumbents. The third is a market where Onekof has no direct competitor, a national security certification, and the only interface in four Ethiopian languages.</w:t>
      </w:r>
    </w:p>
    <w:p>
      <w:pPr>
        <w:pStyle w:val="Heading2"/>
        <w:spacing w:after="140" w:before="300"/>
      </w:pPr>
      <w:r>
        <w:rPr>
          <w:rFonts w:ascii="Calibri" w:cs="Calibri" w:eastAsia="Calibri" w:hAnsi="Calibri"/>
          <w:b/>
          <w:bCs/>
          <w:i w:val="false"/>
          <w:iCs w:val="false"/>
          <w:color w:val="0D9488"/>
          <w:sz w:val="24"/>
          <w:szCs w:val="24"/>
        </w:rPr>
        <w:t xml:space="preserve">3.3  Three entry wedges, in priority order</w:t>
      </w:r>
    </w:p>
    <w:p>
      <w:pPr>
        <w:spacing w:after="130" w:line="268"/>
      </w:pPr>
      <w:r>
        <w:rPr>
          <w:rFonts w:ascii="Calibri" w:cs="Calibri" w:eastAsia="Calibri" w:hAnsi="Calibri"/>
          <w:b/>
          <w:bCs/>
          <w:i w:val="false"/>
          <w:iCs w:val="false"/>
          <w:color w:val="1F2937"/>
          <w:sz w:val="21"/>
          <w:szCs w:val="21"/>
        </w:rPr>
        <w:t xml:space="preserve">Wedge 1 — Donor-funded programmes. </w:t>
      </w:r>
      <w:r>
        <w:rPr>
          <w:rFonts w:ascii="Calibri" w:cs="Calibri" w:eastAsia="Calibri" w:hAnsi="Calibri"/>
          <w:b w:val="false"/>
          <w:bCs w:val="false"/>
          <w:i w:val="false"/>
          <w:iCs w:val="false"/>
          <w:color w:val="1F2937"/>
          <w:sz w:val="21"/>
          <w:szCs w:val="21"/>
        </w:rPr>
        <w:t xml:space="preserve">NGOs and development partners face non-negotiable expenditure reporting obligations and already hold budget for compliance systems. Cycles are shorter than government, decisions are made locally, and the sector refers heavily within itself. This is where the first paying references should come from, even though government carries more contract value.</w:t>
      </w:r>
    </w:p>
    <w:p>
      <w:pPr>
        <w:spacing w:after="130" w:line="268"/>
      </w:pPr>
      <w:ins w:id="1025" w:author="DAPS PLC" w:date="2026-08-05T00:00:00Z">
        <w:r>
          <w:rPr>
            <w:rFonts w:ascii="Calibri" w:cs="Calibri" w:eastAsia="Calibri" w:hAnsi="Calibri"/>
            <w:b/>
            <w:bCs/>
            <w:i w:val="false"/>
            <w:iCs w:val="false"/>
            <w:color w:val="1F2937"/>
            <w:sz w:val="21"/>
            <w:szCs w:val="21"/>
          </w:rPr>
          <w:t xml:space="preserve">Wedge 0 — fast-route public sector, pursued from day one. </w:t>
        </w:r>
      </w:ins>
      <w:ins w:id="1026" w:author="DAPS PLC" w:date="2026-08-05T00:00:00Z">
        <w:r>
          <w:rPr>
            <w:rFonts w:ascii="Calibri" w:cs="Calibri" w:eastAsia="Calibri" w:hAnsi="Calibri"/>
            <w:b w:val="false"/>
            <w:bCs w:val="false"/>
            <w:i w:val="false"/>
            <w:iCs w:val="false"/>
            <w:color w:val="1F2937"/>
            <w:sz w:val="21"/>
            <w:szCs w:val="21"/>
          </w:rPr>
          <w:t xml:space="preserve">Paid pilots, sole-source justifications and donor-funded programme units inside ministries close in weeks to months rather than quarters. These now sit ahead of the other wedges in sequence, because they generate public-sector references in Year 1 that make every later tender bid credible.</w:t>
        </w:r>
      </w:ins>
    </w:p>
    <w:p>
      <w:pPr>
        <w:spacing w:after="130" w:line="268"/>
      </w:pPr>
      <w:ins w:id="1027" w:author="DAPS PLC" w:date="2026-08-05T00:00:00Z">
        <w:r>
          <w:rPr>
            <w:rFonts w:ascii="Calibri" w:cs="Calibri" w:eastAsia="Calibri" w:hAnsi="Calibri"/>
            <w:b/>
            <w:bCs/>
            <w:i w:val="false"/>
            <w:iCs w:val="false"/>
            <w:color w:val="1F2937"/>
            <w:sz w:val="21"/>
            <w:szCs w:val="21"/>
          </w:rPr>
          <w:t xml:space="preserve">Not a wedge — SMEs. </w:t>
        </w:r>
      </w:ins>
      <w:ins w:id="1028" w:author="DAPS PLC" w:date="2026-08-05T00:00:00Z">
        <w:r>
          <w:rPr>
            <w:rFonts w:ascii="Calibri" w:cs="Calibri" w:eastAsia="Calibri" w:hAnsi="Calibri"/>
            <w:b w:val="false"/>
            <w:bCs w:val="false"/>
            <w:i w:val="false"/>
            <w:iCs w:val="false"/>
            <w:color w:val="1F2937"/>
            <w:sz w:val="21"/>
            <w:szCs w:val="21"/>
          </w:rPr>
          <w:t xml:space="preserve">Deliberately excluded from the go-to-market plan. Starter remains available for self-serve sign-up and serves as a departmental foothold inside a large organization, but carries no marketing budget, no outbound effort and no revenue target. Servicing many small accounts consumes the delivery attention that the quality of large-account service depends on.</w:t>
        </w:r>
      </w:ins>
    </w:p>
    <w:p>
      <w:pPr>
        <w:spacing w:after="130" w:line="268"/>
      </w:pPr>
      <w:r>
        <w:rPr>
          <w:rFonts w:ascii="Calibri" w:cs="Calibri" w:eastAsia="Calibri" w:hAnsi="Calibri"/>
          <w:b/>
          <w:bCs/>
          <w:i w:val="false"/>
          <w:iCs w:val="false"/>
          <w:color w:val="1F2937"/>
          <w:sz w:val="21"/>
          <w:szCs w:val="21"/>
        </w:rPr>
        <w:t xml:space="preserve">Wedge 2 — Regional bureaus in Tigrinya and Somali. </w:t>
      </w:r>
      <w:r>
        <w:rPr>
          <w:rFonts w:ascii="Calibri" w:cs="Calibri" w:eastAsia="Calibri" w:hAnsi="Calibri"/>
          <w:b w:val="false"/>
          <w:bCs w:val="false"/>
          <w:i w:val="false"/>
          <w:iCs w:val="false"/>
          <w:color w:val="1F2937"/>
          <w:sz w:val="21"/>
          <w:szCs w:val="21"/>
        </w:rPr>
        <w:t xml:space="preserve">No competitor serves these languages. Contract values are lower than federal, procurement is less contested, and success creates a defensible regional base plus reference customers for federal bids.</w:t>
      </w:r>
    </w:p>
    <w:p>
      <w:pPr>
        <w:spacing w:after="130" w:line="268"/>
      </w:pPr>
      <w:r>
        <w:rPr>
          <w:rFonts w:ascii="Calibri" w:cs="Calibri" w:eastAsia="Calibri" w:hAnsi="Calibri"/>
          <w:b/>
          <w:bCs/>
          <w:i w:val="false"/>
          <w:iCs w:val="false"/>
          <w:color w:val="1F2937"/>
          <w:sz w:val="21"/>
          <w:szCs w:val="21"/>
        </w:rPr>
        <w:t xml:space="preserve">Wedge 3 — Federal ministries and agencies. </w:t>
      </w:r>
      <w:r>
        <w:rPr>
          <w:rFonts w:ascii="Calibri" w:cs="Calibri" w:eastAsia="Calibri" w:hAnsi="Calibri"/>
          <w:b w:val="false"/>
          <w:bCs w:val="false"/>
          <w:i w:val="false"/>
          <w:iCs w:val="false"/>
          <w:color w:val="1F2937"/>
          <w:sz w:val="21"/>
          <w:szCs w:val="21"/>
        </w:rPr>
        <w:t xml:space="preserve">Highest contract value, longest cycle, hardest evaluation. INSA certification is the entry ticket. Pursue in parallel from day one because of the cycle length, but do not model Year 1 revenue on it closing.</w:t>
      </w:r>
    </w:p>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Sequencing note  </w:t>
      </w:r>
      <w:r>
        <w:rPr>
          <w:rFonts w:ascii="Calibri" w:cs="Calibri" w:eastAsia="Calibri" w:hAnsi="Calibri"/>
          <w:b w:val="false"/>
          <w:bCs w:val="false"/>
          <w:i w:val="false"/>
          <w:iCs w:val="false"/>
          <w:color w:val="1F2937"/>
          <w:sz w:val="19"/>
          <w:szCs w:val="19"/>
        </w:rPr>
        <w:t xml:space="preserve">This inverts the draft, which ranks Government first and NGOs third. Government is correctly the largest prize and pursuit should start immediately — but a 6–18 month tender cycle cannot fund Year 1 operations. NGOs generate the revenue and the reference customers that make the government bids credible. Pursue government first in effort; expect NGO first in cash.</w:t>
      </w:r>
    </w:p>
    <w:p>
      <w:r>
        <w:br w:type="page"/>
      </w:r>
    </w:p>
    <w:p>
      <w:pPr>
        <w:pStyle w:val="Heading1"/>
        <w:spacing w:after="180" w:before="380"/>
      </w:pPr>
      <w:ins w:id="1029" w:author="DAPS PLC" w:date="2026-08-05T00:00:00Z">
        <w:r>
          <w:rPr>
            <w:rFonts w:ascii="Calibri" w:cs="Calibri" w:eastAsia="Calibri" w:hAnsi="Calibri"/>
            <w:b/>
            <w:bCs/>
            <w:i w:val="false"/>
            <w:iCs w:val="false"/>
            <w:color w:val="1B3A6B"/>
            <w:sz w:val="28"/>
            <w:szCs w:val="28"/>
          </w:rPr>
          <w:t xml:space="preserve">4. How Government Actually Buys</w:t>
        </w:r>
      </w:ins>
    </w:p>
    <w:p>
      <w:pPr>
        <w:spacing w:after="130" w:line="268"/>
      </w:pPr>
      <w:ins w:id="1030" w:author="DAPS PLC" w:date="2026-08-05T00:00:00Z">
        <w:r>
          <w:rPr>
            <w:rFonts w:ascii="Calibri" w:cs="Calibri" w:eastAsia="Calibri" w:hAnsi="Calibri"/>
            <w:b w:val="false"/>
            <w:bCs w:val="false"/>
            <w:i w:val="false"/>
            <w:iCs w:val="false"/>
            <w:color w:val="1F2937"/>
            <w:sz w:val="21"/>
            <w:szCs w:val="21"/>
          </w:rPr>
          <w:t xml:space="preserve">Revision 1 treated public procurement as a single 6–18 month tender pipeline. It is not. The route determines the timeline, and route eligibility is something DAPS can influence rather than merely wait on. This section replaces the assumption that produced the incorrect Year 1 forecast.</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1750"/>
        <w:gridCol w:w="3510"/>
      </w:tblGrid>
      <w:tr>
        <w:trPr>
          <w:tblHeader/>
        </w:trPr>
        <w:tc>
          <w:tcPr>
            <w:tcW w:type="dxa" w:w="2350"/>
            <w:shd w:fill="1B3A6B" w:color="auto" w:val="clear"/>
          </w:tcPr>
          <w:p>
            <w:pPr>
              <w:spacing w:after="50" w:before="50"/>
            </w:pPr>
            <w:ins w:id="1031" w:author="DAPS PLC" w:date="2026-08-05T00:00:00Z">
              <w:r>
                <w:rPr>
                  <w:rFonts w:ascii="Calibri" w:cs="Calibri" w:eastAsia="Calibri" w:hAnsi="Calibri"/>
                  <w:b/>
                  <w:bCs/>
                  <w:i w:val="false"/>
                  <w:iCs w:val="false"/>
                  <w:color w:val="FFFFFF"/>
                  <w:sz w:val="19"/>
                  <w:szCs w:val="19"/>
                </w:rPr>
                <w:t xml:space="preserve">Route</w:t>
              </w:r>
            </w:ins>
          </w:p>
        </w:tc>
        <w:tc>
          <w:tcPr>
            <w:tcW w:type="dxa" w:w="1750"/>
            <w:shd w:fill="1B3A6B" w:color="auto" w:val="clear"/>
          </w:tcPr>
          <w:p>
            <w:pPr>
              <w:spacing w:after="50" w:before="50"/>
            </w:pPr>
            <w:ins w:id="1032" w:author="DAPS PLC" w:date="2026-08-05T00:00:00Z">
              <w:r>
                <w:rPr>
                  <w:rFonts w:ascii="Calibri" w:cs="Calibri" w:eastAsia="Calibri" w:hAnsi="Calibri"/>
                  <w:b/>
                  <w:bCs/>
                  <w:i w:val="false"/>
                  <w:iCs w:val="false"/>
                  <w:color w:val="FFFFFF"/>
                  <w:sz w:val="19"/>
                  <w:szCs w:val="19"/>
                </w:rPr>
                <w:t xml:space="preserve">Typical value</w:t>
              </w:r>
            </w:ins>
          </w:p>
        </w:tc>
        <w:tc>
          <w:tcPr>
            <w:tcW w:type="dxa" w:w="1750"/>
            <w:shd w:fill="1B3A6B" w:color="auto" w:val="clear"/>
          </w:tcPr>
          <w:p>
            <w:pPr>
              <w:spacing w:after="50" w:before="50"/>
            </w:pPr>
            <w:ins w:id="1033" w:author="DAPS PLC" w:date="2026-08-05T00:00:00Z">
              <w:r>
                <w:rPr>
                  <w:rFonts w:ascii="Calibri" w:cs="Calibri" w:eastAsia="Calibri" w:hAnsi="Calibri"/>
                  <w:b/>
                  <w:bCs/>
                  <w:i w:val="false"/>
                  <w:iCs w:val="false"/>
                  <w:color w:val="FFFFFF"/>
                  <w:sz w:val="19"/>
                  <w:szCs w:val="19"/>
                </w:rPr>
                <w:t xml:space="preserve">Timeline</w:t>
              </w:r>
            </w:ins>
          </w:p>
        </w:tc>
        <w:tc>
          <w:tcPr>
            <w:tcW w:type="dxa" w:w="3510"/>
            <w:shd w:fill="1B3A6B" w:color="auto" w:val="clear"/>
          </w:tcPr>
          <w:p>
            <w:pPr>
              <w:spacing w:after="50" w:before="50"/>
            </w:pPr>
            <w:ins w:id="1034" w:author="DAPS PLC" w:date="2026-08-05T00:00:00Z">
              <w:r>
                <w:rPr>
                  <w:rFonts w:ascii="Calibri" w:cs="Calibri" w:eastAsia="Calibri" w:hAnsi="Calibri"/>
                  <w:b/>
                  <w:bCs/>
                  <w:i w:val="false"/>
                  <w:iCs w:val="false"/>
                  <w:color w:val="FFFFFF"/>
                  <w:sz w:val="19"/>
                  <w:szCs w:val="19"/>
                </w:rPr>
                <w:t xml:space="preserve">Onekof eligibility</w:t>
              </w:r>
            </w:ins>
          </w:p>
        </w:tc>
      </w:tr>
      <w:tr>
        <w:tc>
          <w:tcPr>
            <w:tcW w:type="dxa" w:w="2350"/>
          </w:tcPr>
          <w:p>
            <w:pPr>
              <w:spacing w:after="40" w:before="40"/>
            </w:pPr>
            <w:ins w:id="1035" w:author="DAPS PLC" w:date="2026-08-05T00:00:00Z">
              <w:r>
                <w:rPr>
                  <w:rFonts w:ascii="Calibri" w:cs="Calibri" w:eastAsia="Calibri" w:hAnsi="Calibri"/>
                  <w:b/>
                  <w:bCs/>
                  <w:i w:val="false"/>
                  <w:iCs w:val="false"/>
                  <w:color w:val="1F2937"/>
                  <w:sz w:val="19"/>
                  <w:szCs w:val="19"/>
                </w:rPr>
                <w:t xml:space="preserve">Direct procurement / sole source</w:t>
              </w:r>
            </w:ins>
          </w:p>
        </w:tc>
        <w:tc>
          <w:tcPr>
            <w:tcW w:type="dxa" w:w="1750"/>
          </w:tcPr>
          <w:p>
            <w:pPr>
              <w:spacing w:after="40" w:before="40"/>
            </w:pPr>
            <w:ins w:id="1036" w:author="DAPS PLC" w:date="2026-08-05T00:00:00Z">
              <w:r>
                <w:rPr>
                  <w:rFonts w:ascii="Calibri" w:cs="Calibri" w:eastAsia="Calibri" w:hAnsi="Calibri"/>
                  <w:b w:val="false"/>
                  <w:bCs w:val="false"/>
                  <w:i w:val="false"/>
                  <w:iCs w:val="false"/>
                  <w:color w:val="1F2937"/>
                  <w:sz w:val="19"/>
                  <w:szCs w:val="19"/>
                </w:rPr>
                <w:t xml:space="preserve">Below threshold</w:t>
              </w:r>
            </w:ins>
          </w:p>
        </w:tc>
        <w:tc>
          <w:tcPr>
            <w:tcW w:type="dxa" w:w="1750"/>
          </w:tcPr>
          <w:p>
            <w:pPr>
              <w:spacing w:after="40" w:before="40"/>
            </w:pPr>
            <w:ins w:id="1037" w:author="DAPS PLC" w:date="2026-08-05T00:00:00Z">
              <w:r>
                <w:rPr>
                  <w:rFonts w:ascii="Calibri" w:cs="Calibri" w:eastAsia="Calibri" w:hAnsi="Calibri"/>
                  <w:b w:val="false"/>
                  <w:bCs w:val="false"/>
                  <w:i w:val="false"/>
                  <w:iCs w:val="false"/>
                  <w:color w:val="1F2937"/>
                  <w:sz w:val="19"/>
                  <w:szCs w:val="19"/>
                </w:rPr>
                <w:t xml:space="preserve">3–8 weeks</w:t>
              </w:r>
            </w:ins>
          </w:p>
        </w:tc>
        <w:tc>
          <w:tcPr>
            <w:tcW w:type="dxa" w:w="3510"/>
          </w:tcPr>
          <w:p>
            <w:pPr>
              <w:spacing w:after="40" w:before="40"/>
            </w:pPr>
            <w:ins w:id="1038" w:author="DAPS PLC" w:date="2026-08-05T00:00:00Z">
              <w:r>
                <w:rPr>
                  <w:rFonts w:ascii="Calibri" w:cs="Calibri" w:eastAsia="Calibri" w:hAnsi="Calibri"/>
                  <w:b w:val="false"/>
                  <w:bCs w:val="false"/>
                  <w:i w:val="false"/>
                  <w:iCs w:val="false"/>
                  <w:color w:val="1F2937"/>
                  <w:sz w:val="19"/>
                  <w:szCs w:val="19"/>
                </w:rPr>
                <w:t xml:space="preserve">Strong — no competing product offers Amharic, Tigrinya or Somali with sovereign hosting and INSA certification</w:t>
              </w:r>
            </w:ins>
          </w:p>
        </w:tc>
      </w:tr>
      <w:tr>
        <w:tc>
          <w:tcPr>
            <w:tcW w:type="dxa" w:w="2350"/>
            <w:shd w:fill="F8FAFC" w:color="auto" w:val="clear"/>
          </w:tcPr>
          <w:p>
            <w:pPr>
              <w:spacing w:after="40" w:before="40"/>
            </w:pPr>
            <w:ins w:id="1039" w:author="DAPS PLC" w:date="2026-08-05T00:00:00Z">
              <w:r>
                <w:rPr>
                  <w:rFonts w:ascii="Calibri" w:cs="Calibri" w:eastAsia="Calibri" w:hAnsi="Calibri"/>
                  <w:b/>
                  <w:bCs/>
                  <w:i w:val="false"/>
                  <w:iCs w:val="false"/>
                  <w:color w:val="1F2937"/>
                  <w:sz w:val="19"/>
                  <w:szCs w:val="19"/>
                </w:rPr>
                <w:t xml:space="preserve">Request for quotation</w:t>
              </w:r>
            </w:ins>
          </w:p>
        </w:tc>
        <w:tc>
          <w:tcPr>
            <w:tcW w:type="dxa" w:w="1750"/>
            <w:shd w:fill="F8FAFC" w:color="auto" w:val="clear"/>
          </w:tcPr>
          <w:p>
            <w:pPr>
              <w:spacing w:after="40" w:before="40"/>
            </w:pPr>
            <w:ins w:id="1040" w:author="DAPS PLC" w:date="2026-08-05T00:00:00Z">
              <w:r>
                <w:rPr>
                  <w:rFonts w:ascii="Calibri" w:cs="Calibri" w:eastAsia="Calibri" w:hAnsi="Calibri"/>
                  <w:b w:val="false"/>
                  <w:bCs w:val="false"/>
                  <w:i w:val="false"/>
                  <w:iCs w:val="false"/>
                  <w:color w:val="1F2937"/>
                  <w:sz w:val="19"/>
                  <w:szCs w:val="19"/>
                </w:rPr>
                <w:t xml:space="preserve">Small to mid</w:t>
              </w:r>
            </w:ins>
          </w:p>
        </w:tc>
        <w:tc>
          <w:tcPr>
            <w:tcW w:type="dxa" w:w="1750"/>
            <w:shd w:fill="F8FAFC" w:color="auto" w:val="clear"/>
          </w:tcPr>
          <w:p>
            <w:pPr>
              <w:spacing w:after="40" w:before="40"/>
            </w:pPr>
            <w:ins w:id="1041" w:author="DAPS PLC" w:date="2026-08-05T00:00:00Z">
              <w:r>
                <w:rPr>
                  <w:rFonts w:ascii="Calibri" w:cs="Calibri" w:eastAsia="Calibri" w:hAnsi="Calibri"/>
                  <w:b w:val="false"/>
                  <w:bCs w:val="false"/>
                  <w:i w:val="false"/>
                  <w:iCs w:val="false"/>
                  <w:color w:val="1F2937"/>
                  <w:sz w:val="19"/>
                  <w:szCs w:val="19"/>
                </w:rPr>
                <w:t xml:space="preserve">1–3 months</w:t>
              </w:r>
            </w:ins>
          </w:p>
        </w:tc>
        <w:tc>
          <w:tcPr>
            <w:tcW w:type="dxa" w:w="3510"/>
            <w:shd w:fill="F8FAFC" w:color="auto" w:val="clear"/>
          </w:tcPr>
          <w:p>
            <w:pPr>
              <w:spacing w:after="40" w:before="40"/>
            </w:pPr>
            <w:ins w:id="1042" w:author="DAPS PLC" w:date="2026-08-05T00:00:00Z">
              <w:r>
                <w:rPr>
                  <w:rFonts w:ascii="Calibri" w:cs="Calibri" w:eastAsia="Calibri" w:hAnsi="Calibri"/>
                  <w:b w:val="false"/>
                  <w:bCs w:val="false"/>
                  <w:i w:val="false"/>
                  <w:iCs w:val="false"/>
                  <w:color w:val="1F2937"/>
                  <w:sz w:val="19"/>
                  <w:szCs w:val="19"/>
                </w:rPr>
                <w:t xml:space="preserve">Strong — few or no compliant local bidders</w:t>
              </w:r>
            </w:ins>
          </w:p>
        </w:tc>
      </w:tr>
      <w:tr>
        <w:tc>
          <w:tcPr>
            <w:tcW w:type="dxa" w:w="2350"/>
          </w:tcPr>
          <w:p>
            <w:pPr>
              <w:spacing w:after="40" w:before="40"/>
            </w:pPr>
            <w:ins w:id="1043" w:author="DAPS PLC" w:date="2026-08-05T00:00:00Z">
              <w:r>
                <w:rPr>
                  <w:rFonts w:ascii="Calibri" w:cs="Calibri" w:eastAsia="Calibri" w:hAnsi="Calibri"/>
                  <w:b/>
                  <w:bCs/>
                  <w:i w:val="false"/>
                  <w:iCs w:val="false"/>
                  <w:color w:val="1F2937"/>
                  <w:sz w:val="19"/>
                  <w:szCs w:val="19"/>
                </w:rPr>
                <w:t xml:space="preserve">Donor-funded programme</w:t>
              </w:r>
            </w:ins>
          </w:p>
        </w:tc>
        <w:tc>
          <w:tcPr>
            <w:tcW w:type="dxa" w:w="1750"/>
          </w:tcPr>
          <w:p>
            <w:pPr>
              <w:spacing w:after="40" w:before="40"/>
            </w:pPr>
            <w:ins w:id="1044" w:author="DAPS PLC" w:date="2026-08-05T00:00:00Z">
              <w:r>
                <w:rPr>
                  <w:rFonts w:ascii="Calibri" w:cs="Calibri" w:eastAsia="Calibri" w:hAnsi="Calibri"/>
                  <w:b w:val="false"/>
                  <w:bCs w:val="false"/>
                  <w:i w:val="false"/>
                  <w:iCs w:val="false"/>
                  <w:color w:val="1F2937"/>
                  <w:sz w:val="19"/>
                  <w:szCs w:val="19"/>
                </w:rPr>
                <w:t xml:space="preserve">Mid to large</w:t>
              </w:r>
            </w:ins>
          </w:p>
        </w:tc>
        <w:tc>
          <w:tcPr>
            <w:tcW w:type="dxa" w:w="1750"/>
          </w:tcPr>
          <w:p>
            <w:pPr>
              <w:spacing w:after="40" w:before="40"/>
            </w:pPr>
            <w:ins w:id="1045" w:author="DAPS PLC" w:date="2026-08-05T00:00:00Z">
              <w:r>
                <w:rPr>
                  <w:rFonts w:ascii="Calibri" w:cs="Calibri" w:eastAsia="Calibri" w:hAnsi="Calibri"/>
                  <w:b w:val="false"/>
                  <w:bCs w:val="false"/>
                  <w:i w:val="false"/>
                  <w:iCs w:val="false"/>
                  <w:color w:val="1F2937"/>
                  <w:sz w:val="19"/>
                  <w:szCs w:val="19"/>
                </w:rPr>
                <w:t xml:space="preserve">2–5 months</w:t>
              </w:r>
            </w:ins>
          </w:p>
        </w:tc>
        <w:tc>
          <w:tcPr>
            <w:tcW w:type="dxa" w:w="3510"/>
          </w:tcPr>
          <w:p>
            <w:pPr>
              <w:spacing w:after="40" w:before="40"/>
            </w:pPr>
            <w:ins w:id="1046" w:author="DAPS PLC" w:date="2026-08-05T00:00:00Z">
              <w:r>
                <w:rPr>
                  <w:rFonts w:ascii="Calibri" w:cs="Calibri" w:eastAsia="Calibri" w:hAnsi="Calibri"/>
                  <w:b w:val="false"/>
                  <w:bCs w:val="false"/>
                  <w:i w:val="false"/>
                  <w:iCs w:val="false"/>
                  <w:color w:val="1F2937"/>
                  <w:sz w:val="19"/>
                  <w:szCs w:val="19"/>
                </w:rPr>
                <w:t xml:space="preserve">Strong — buys under the development partner’s rules, not federal tender rules</w:t>
              </w:r>
            </w:ins>
          </w:p>
        </w:tc>
      </w:tr>
      <w:tr>
        <w:tc>
          <w:tcPr>
            <w:tcW w:type="dxa" w:w="2350"/>
            <w:shd w:fill="F8FAFC" w:color="auto" w:val="clear"/>
          </w:tcPr>
          <w:p>
            <w:pPr>
              <w:spacing w:after="40" w:before="40"/>
            </w:pPr>
            <w:ins w:id="1047" w:author="DAPS PLC" w:date="2026-08-05T00:00:00Z">
              <w:r>
                <w:rPr>
                  <w:rFonts w:ascii="Calibri" w:cs="Calibri" w:eastAsia="Calibri" w:hAnsi="Calibri"/>
                  <w:b/>
                  <w:bCs/>
                  <w:i w:val="false"/>
                  <w:iCs w:val="false"/>
                  <w:color w:val="1F2937"/>
                  <w:sz w:val="19"/>
                  <w:szCs w:val="19"/>
                </w:rPr>
                <w:t xml:space="preserve">Paid pilot / proof of concept</w:t>
              </w:r>
            </w:ins>
          </w:p>
        </w:tc>
        <w:tc>
          <w:tcPr>
            <w:tcW w:type="dxa" w:w="1750"/>
            <w:shd w:fill="F8FAFC" w:color="auto" w:val="clear"/>
          </w:tcPr>
          <w:p>
            <w:pPr>
              <w:spacing w:after="40" w:before="40"/>
            </w:pPr>
            <w:ins w:id="1048" w:author="DAPS PLC" w:date="2026-08-05T00:00:00Z">
              <w:r>
                <w:rPr>
                  <w:rFonts w:ascii="Calibri" w:cs="Calibri" w:eastAsia="Calibri" w:hAnsi="Calibri"/>
                  <w:b w:val="false"/>
                  <w:bCs w:val="false"/>
                  <w:i w:val="false"/>
                  <w:iCs w:val="false"/>
                  <w:color w:val="1F2937"/>
                  <w:sz w:val="19"/>
                  <w:szCs w:val="19"/>
                </w:rPr>
                <w:t xml:space="preserve">Small</w:t>
              </w:r>
            </w:ins>
          </w:p>
        </w:tc>
        <w:tc>
          <w:tcPr>
            <w:tcW w:type="dxa" w:w="1750"/>
            <w:shd w:fill="F8FAFC" w:color="auto" w:val="clear"/>
          </w:tcPr>
          <w:p>
            <w:pPr>
              <w:spacing w:after="40" w:before="40"/>
            </w:pPr>
            <w:ins w:id="1049" w:author="DAPS PLC" w:date="2026-08-05T00:00:00Z">
              <w:r>
                <w:rPr>
                  <w:rFonts w:ascii="Calibri" w:cs="Calibri" w:eastAsia="Calibri" w:hAnsi="Calibri"/>
                  <w:b w:val="false"/>
                  <w:bCs w:val="false"/>
                  <w:i w:val="false"/>
                  <w:iCs w:val="false"/>
                  <w:color w:val="1F2937"/>
                  <w:sz w:val="19"/>
                  <w:szCs w:val="19"/>
                </w:rPr>
                <w:t xml:space="preserve">4–10 weeks</w:t>
              </w:r>
            </w:ins>
          </w:p>
        </w:tc>
        <w:tc>
          <w:tcPr>
            <w:tcW w:type="dxa" w:w="3510"/>
            <w:shd w:fill="F8FAFC" w:color="auto" w:val="clear"/>
          </w:tcPr>
          <w:p>
            <w:pPr>
              <w:spacing w:after="40" w:before="40"/>
            </w:pPr>
            <w:ins w:id="1050" w:author="DAPS PLC" w:date="2026-08-05T00:00:00Z">
              <w:r>
                <w:rPr>
                  <w:rFonts w:ascii="Calibri" w:cs="Calibri" w:eastAsia="Calibri" w:hAnsi="Calibri"/>
                  <w:b w:val="false"/>
                  <w:bCs w:val="false"/>
                  <w:i w:val="false"/>
                  <w:iCs w:val="false"/>
                  <w:color w:val="1F2937"/>
                  <w:sz w:val="19"/>
                  <w:szCs w:val="19"/>
                </w:rPr>
                <w:t xml:space="preserve">Strong — funded from operating budget, expands later</w:t>
              </w:r>
            </w:ins>
          </w:p>
        </w:tc>
      </w:tr>
      <w:tr>
        <w:tc>
          <w:tcPr>
            <w:tcW w:type="dxa" w:w="2350"/>
          </w:tcPr>
          <w:p>
            <w:pPr>
              <w:spacing w:after="40" w:before="40"/>
            </w:pPr>
            <w:ins w:id="1051" w:author="DAPS PLC" w:date="2026-08-05T00:00:00Z">
              <w:r>
                <w:rPr>
                  <w:rFonts w:ascii="Calibri" w:cs="Calibri" w:eastAsia="Calibri" w:hAnsi="Calibri"/>
                  <w:b/>
                  <w:bCs/>
                  <w:i w:val="false"/>
                  <w:iCs w:val="false"/>
                  <w:color w:val="1F2937"/>
                  <w:sz w:val="19"/>
                  <w:szCs w:val="19"/>
                </w:rPr>
                <w:t xml:space="preserve">Restricted tender</w:t>
              </w:r>
            </w:ins>
          </w:p>
        </w:tc>
        <w:tc>
          <w:tcPr>
            <w:tcW w:type="dxa" w:w="1750"/>
          </w:tcPr>
          <w:p>
            <w:pPr>
              <w:spacing w:after="40" w:before="40"/>
            </w:pPr>
            <w:ins w:id="1052" w:author="DAPS PLC" w:date="2026-08-05T00:00:00Z">
              <w:r>
                <w:rPr>
                  <w:rFonts w:ascii="Calibri" w:cs="Calibri" w:eastAsia="Calibri" w:hAnsi="Calibri"/>
                  <w:b w:val="false"/>
                  <w:bCs w:val="false"/>
                  <w:i w:val="false"/>
                  <w:iCs w:val="false"/>
                  <w:color w:val="1F2937"/>
                  <w:sz w:val="19"/>
                  <w:szCs w:val="19"/>
                </w:rPr>
                <w:t xml:space="preserve">Mid to large</w:t>
              </w:r>
            </w:ins>
          </w:p>
        </w:tc>
        <w:tc>
          <w:tcPr>
            <w:tcW w:type="dxa" w:w="1750"/>
          </w:tcPr>
          <w:p>
            <w:pPr>
              <w:spacing w:after="40" w:before="40"/>
            </w:pPr>
            <w:ins w:id="1053" w:author="DAPS PLC" w:date="2026-08-05T00:00:00Z">
              <w:r>
                <w:rPr>
                  <w:rFonts w:ascii="Calibri" w:cs="Calibri" w:eastAsia="Calibri" w:hAnsi="Calibri"/>
                  <w:b w:val="false"/>
                  <w:bCs w:val="false"/>
                  <w:i w:val="false"/>
                  <w:iCs w:val="false"/>
                  <w:color w:val="1F2937"/>
                  <w:sz w:val="19"/>
                  <w:szCs w:val="19"/>
                </w:rPr>
                <w:t xml:space="preserve">4–9 months</w:t>
              </w:r>
            </w:ins>
          </w:p>
        </w:tc>
        <w:tc>
          <w:tcPr>
            <w:tcW w:type="dxa" w:w="3510"/>
          </w:tcPr>
          <w:p>
            <w:pPr>
              <w:spacing w:after="40" w:before="40"/>
            </w:pPr>
            <w:ins w:id="1054" w:author="DAPS PLC" w:date="2026-08-05T00:00:00Z">
              <w:r>
                <w:rPr>
                  <w:rFonts w:ascii="Calibri" w:cs="Calibri" w:eastAsia="Calibri" w:hAnsi="Calibri"/>
                  <w:b w:val="false"/>
                  <w:bCs w:val="false"/>
                  <w:i w:val="false"/>
                  <w:iCs w:val="false"/>
                  <w:color w:val="1F2937"/>
                  <w:sz w:val="19"/>
                  <w:szCs w:val="19"/>
                </w:rPr>
                <w:t xml:space="preserve">Moderate — requires prequalification</w:t>
              </w:r>
            </w:ins>
          </w:p>
        </w:tc>
      </w:tr>
      <w:tr>
        <w:tc>
          <w:tcPr>
            <w:tcW w:type="dxa" w:w="2350"/>
            <w:shd w:fill="F8FAFC" w:color="auto" w:val="clear"/>
          </w:tcPr>
          <w:p>
            <w:pPr>
              <w:spacing w:after="40" w:before="40"/>
            </w:pPr>
            <w:ins w:id="1055" w:author="DAPS PLC" w:date="2026-08-05T00:00:00Z">
              <w:r>
                <w:rPr>
                  <w:rFonts w:ascii="Calibri" w:cs="Calibri" w:eastAsia="Calibri" w:hAnsi="Calibri"/>
                  <w:b/>
                  <w:bCs/>
                  <w:i w:val="false"/>
                  <w:iCs w:val="false"/>
                  <w:color w:val="1F2937"/>
                  <w:sz w:val="19"/>
                  <w:szCs w:val="19"/>
                </w:rPr>
                <w:t xml:space="preserve">Open national tender</w:t>
              </w:r>
            </w:ins>
          </w:p>
        </w:tc>
        <w:tc>
          <w:tcPr>
            <w:tcW w:type="dxa" w:w="1750"/>
            <w:shd w:fill="F8FAFC" w:color="auto" w:val="clear"/>
          </w:tcPr>
          <w:p>
            <w:pPr>
              <w:spacing w:after="40" w:before="40"/>
            </w:pPr>
            <w:ins w:id="1056" w:author="DAPS PLC" w:date="2026-08-05T00:00:00Z">
              <w:r>
                <w:rPr>
                  <w:rFonts w:ascii="Calibri" w:cs="Calibri" w:eastAsia="Calibri" w:hAnsi="Calibri"/>
                  <w:b w:val="false"/>
                  <w:bCs w:val="false"/>
                  <w:i w:val="false"/>
                  <w:iCs w:val="false"/>
                  <w:color w:val="1F2937"/>
                  <w:sz w:val="19"/>
                  <w:szCs w:val="19"/>
                </w:rPr>
                <w:t xml:space="preserve">Large</w:t>
              </w:r>
            </w:ins>
          </w:p>
        </w:tc>
        <w:tc>
          <w:tcPr>
            <w:tcW w:type="dxa" w:w="1750"/>
            <w:shd w:fill="F8FAFC" w:color="auto" w:val="clear"/>
          </w:tcPr>
          <w:p>
            <w:pPr>
              <w:spacing w:after="40" w:before="40"/>
            </w:pPr>
            <w:ins w:id="1057" w:author="DAPS PLC" w:date="2026-08-05T00:00:00Z">
              <w:r>
                <w:rPr>
                  <w:rFonts w:ascii="Calibri" w:cs="Calibri" w:eastAsia="Calibri" w:hAnsi="Calibri"/>
                  <w:b w:val="false"/>
                  <w:bCs w:val="false"/>
                  <w:i w:val="false"/>
                  <w:iCs w:val="false"/>
                  <w:color w:val="1F2937"/>
                  <w:sz w:val="19"/>
                  <w:szCs w:val="19"/>
                </w:rPr>
                <w:t xml:space="preserve">9–18 months</w:t>
              </w:r>
            </w:ins>
          </w:p>
        </w:tc>
        <w:tc>
          <w:tcPr>
            <w:tcW w:type="dxa" w:w="3510"/>
            <w:shd w:fill="F8FAFC" w:color="auto" w:val="clear"/>
          </w:tcPr>
          <w:p>
            <w:pPr>
              <w:spacing w:after="40" w:before="40"/>
            </w:pPr>
            <w:ins w:id="1058" w:author="DAPS PLC" w:date="2026-08-05T00:00:00Z">
              <w:r>
                <w:rPr>
                  <w:rFonts w:ascii="Calibri" w:cs="Calibri" w:eastAsia="Calibri" w:hAnsi="Calibri"/>
                  <w:b w:val="false"/>
                  <w:bCs w:val="false"/>
                  <w:i w:val="false"/>
                  <w:iCs w:val="false"/>
                  <w:color w:val="1F2937"/>
                  <w:sz w:val="19"/>
                  <w:szCs w:val="19"/>
                </w:rPr>
                <w:t xml:space="preserve">Moderate — the only route Revision 1 modelled</w:t>
              </w:r>
            </w:ins>
          </w:p>
        </w:tc>
      </w:tr>
    </w:tbl>
    <w:p>
      <w:pPr>
        <w:pBdr>
          <w:top w:val="single" w:color="0D9488" w:sz="1"/>
          <w:left w:val="single" w:color="0D9488" w:sz="8"/>
          <w:bottom w:val="single" w:color="0D9488" w:sz="1"/>
          <w:right w:val="single" w:color="0D9488" w:sz="1"/>
        </w:pBdr>
        <w:shd w:fill="F0FDFA" w:color="auto" w:val="clear"/>
        <w:spacing w:after="150" w:before="150" w:line="268"/>
        <w:ind w:left="170" w:right="170"/>
      </w:pPr>
      <w:ins w:id="1059" w:author="DAPS PLC" w:date="2026-08-05T00:00:00Z">
        <w:r>
          <w:rPr>
            <w:rFonts w:ascii="Calibri" w:cs="Calibri" w:eastAsia="Calibri" w:hAnsi="Calibri"/>
            <w:b/>
            <w:bCs/>
            <w:i w:val="false"/>
            <w:iCs w:val="false"/>
            <w:color w:val="0D9488"/>
            <w:sz w:val="19"/>
            <w:szCs w:val="19"/>
          </w:rPr>
          <w:t xml:space="preserve">The strategic consequence  </w:t>
        </w:r>
      </w:ins>
      <w:ins w:id="1060" w:author="DAPS PLC" w:date="2026-08-05T00:00:00Z">
        <w:r>
          <w:rPr>
            <w:rFonts w:ascii="Calibri" w:cs="Calibri" w:eastAsia="Calibri" w:hAnsi="Calibri"/>
            <w:b w:val="false"/>
            <w:bCs w:val="false"/>
            <w:i w:val="false"/>
            <w:iCs w:val="false"/>
            <w:color w:val="1F2937"/>
            <w:sz w:val="19"/>
            <w:szCs w:val="19"/>
          </w:rPr>
          <w:t xml:space="preserve">Four of these six routes can close inside a year, and Onekof is well positioned on all four. The correct posture is therefore to enter through the fast routes — pilots, sole-source justifications, donor-funded units — establish a reference and a track record, and let the slow open tenders close in Year 2 against that record rather than against nothing. Pursuing only open tenders, which is what Revision 1 implicitly assumed, forfeits a year of revenue and enters the tenders with no public-sector references.</w:t>
        </w:r>
      </w:ins>
    </w:p>
    <w:p>
      <w:pPr>
        <w:pStyle w:val="Heading2"/>
        <w:spacing w:after="140" w:before="300"/>
      </w:pPr>
      <w:ins w:id="1061" w:author="DAPS PLC" w:date="2026-08-05T00:00:00Z">
        <w:r>
          <w:rPr>
            <w:rFonts w:ascii="Calibri" w:cs="Calibri" w:eastAsia="Calibri" w:hAnsi="Calibri"/>
            <w:b/>
            <w:bCs/>
            <w:i w:val="false"/>
            <w:iCs w:val="false"/>
            <w:color w:val="0D9488"/>
            <w:sz w:val="24"/>
            <w:szCs w:val="24"/>
          </w:rPr>
          <w:t xml:space="preserve">Building the sole-source case</w:t>
        </w:r>
      </w:ins>
    </w:p>
    <w:p>
      <w:pPr>
        <w:spacing w:after="130" w:line="268"/>
      </w:pPr>
      <w:ins w:id="1062" w:author="DAPS PLC" w:date="2026-08-05T00:00:00Z">
        <w:r>
          <w:rPr>
            <w:rFonts w:ascii="Calibri" w:cs="Calibri" w:eastAsia="Calibri" w:hAnsi="Calibri"/>
            <w:b w:val="false"/>
            <w:bCs w:val="false"/>
            <w:i w:val="false"/>
            <w:iCs w:val="false"/>
            <w:color w:val="1F2937"/>
            <w:sz w:val="21"/>
            <w:szCs w:val="21"/>
          </w:rPr>
          <w:t xml:space="preserve">Sole-source justification is the single highest-value commercial asset DAPS holds, and it needs to be documented rather than argued ad hoc in each procurement. A procuring entity must be able to place a written justification on file. Prepare a standing pack covering: the data-residency requirement and how it is met; the language requirement and the absence of any alternative supplying it; INSA certification; and the registered Ethiopian entity. This document is worth more than any marketing collateral in the plan.</w:t>
        </w:r>
      </w:ins>
    </w:p>
    <w:p>
      <w:r>
        <w:br w:type="page"/>
      </w:r>
    </w:p>
    <w:p>
      <w:pPr>
        <w:pStyle w:val="Heading1"/>
        <w:spacing w:after="180" w:before="380"/>
      </w:pPr>
      <w:r>
        <w:rPr>
          <w:rFonts w:ascii="Calibri" w:cs="Calibri" w:eastAsia="Calibri" w:hAnsi="Calibri"/>
          <w:b/>
          <w:bCs/>
          <w:i w:val="false"/>
          <w:iCs w:val="false"/>
          <w:color w:val="1B3A6B"/>
          <w:sz w:val="28"/>
          <w:szCs w:val="28"/>
        </w:rPr>
        <w:t xml:space="preserve">5. Market Assessment</w:t>
      </w:r>
    </w:p>
    <w:p>
      <w:pPr>
        <w:pBdr>
          <w:top w:val="single" w:color="B45309" w:sz="1"/>
          <w:left w:val="single" w:color="B45309" w:sz="8"/>
          <w:bottom w:val="single" w:color="B45309" w:sz="1"/>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Confidence note  </w:t>
      </w:r>
      <w:r>
        <w:rPr>
          <w:rFonts w:ascii="Calibri" w:cs="Calibri" w:eastAsia="Calibri" w:hAnsi="Calibri"/>
          <w:b w:val="false"/>
          <w:bCs w:val="false"/>
          <w:i w:val="false"/>
          <w:iCs w:val="false"/>
          <w:color w:val="1F2937"/>
          <w:sz w:val="19"/>
          <w:szCs w:val="19"/>
        </w:rPr>
        <w:t xml:space="preserve">Organization counts below are planning estimates assembled from public information on Ethiopian government structure, the financial sector, and the NGO register. Contract values are informed estimates, not observed transactions — DAPS has not yet closed a deal in most of these segments. Treat this as a sizing framework to be corrected with real data after the first ten customers, not as a forecast.</w:t>
      </w:r>
    </w:p>
    <w:p>
      <w:pPr>
        <w:pStyle w:val="Heading2"/>
        <w:spacing w:after="140" w:before="300"/>
      </w:pPr>
      <w:r>
        <w:rPr>
          <w:rFonts w:ascii="Calibri" w:cs="Calibri" w:eastAsia="Calibri" w:hAnsi="Calibri"/>
          <w:b/>
          <w:bCs/>
          <w:i w:val="false"/>
          <w:iCs w:val="false"/>
          <w:color w:val="0D9488"/>
          <w:sz w:val="24"/>
          <w:szCs w:val="24"/>
        </w:rPr>
        <w:t xml:space="preserve">4.1  Addressable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1B3A6B" w:color="auto" w:val="clear"/>
          </w:tcPr>
          <w:p>
            <w:pPr>
              <w:spacing w:after="50" w:before="50"/>
            </w:pPr>
            <w:r>
              <w:rPr>
                <w:rFonts w:ascii="Calibri" w:cs="Calibri" w:eastAsia="Calibri" w:hAnsi="Calibri"/>
                <w:b/>
                <w:bCs/>
                <w:i w:val="false"/>
                <w:iCs w:val="false"/>
                <w:color w:val="FFFFFF"/>
                <w:sz w:val="19"/>
                <w:szCs w:val="19"/>
              </w:rPr>
              <w:t xml:space="preserve">Segment</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Est. count</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Realistic reach</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Est. ACV (ETB)</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Segment value</w:t>
            </w:r>
          </w:p>
        </w:tc>
      </w:tr>
      <w:tr>
        <w:tc>
          <w:tcPr>
            <w:tcW w:type="dxa" w:w="2560"/>
          </w:tcPr>
          <w:p>
            <w:pPr>
              <w:spacing w:after="40" w:before="40"/>
            </w:pPr>
            <w:r>
              <w:rPr>
                <w:rFonts w:ascii="Calibri" w:cs="Calibri" w:eastAsia="Calibri" w:hAnsi="Calibri"/>
                <w:b/>
                <w:bCs/>
                <w:i w:val="false"/>
                <w:iCs w:val="false"/>
                <w:color w:val="1F2937"/>
                <w:sz w:val="19"/>
                <w:szCs w:val="19"/>
              </w:rPr>
              <w:t xml:space="preserve">Federal ministries &amp; agencies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~120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~35</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24.5M</w:t>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Regional bureaus</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15.0M</w:t>
            </w:r>
          </w:p>
        </w:tc>
      </w:tr>
      <w:tr>
        <w:tc>
          <w:tcPr>
            <w:tcW w:type="dxa" w:w="2560"/>
          </w:tcPr>
          <w:p>
            <w:pPr>
              <w:spacing w:after="40" w:before="40"/>
            </w:pPr>
            <w:r>
              <w:rPr>
                <w:rFonts w:ascii="Calibri" w:cs="Calibri" w:eastAsia="Calibri" w:hAnsi="Calibri"/>
                <w:b/>
                <w:bCs/>
                <w:i w:val="false"/>
                <w:iCs w:val="false"/>
                <w:color w:val="1F2937"/>
                <w:sz w:val="19"/>
                <w:szCs w:val="19"/>
              </w:rPr>
              <w:t xml:space="preserve">Public universities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~50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~25</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300,000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7.5M</w:t>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Banks, MFIs &amp; insurers</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18.0M</w:t>
            </w:r>
          </w:p>
        </w:tc>
      </w:tr>
      <w:tr>
        <w:tc>
          <w:tcPr>
            <w:tcW w:type="dxa" w:w="2560"/>
          </w:tcPr>
          <w:p>
            <w:pPr>
              <w:spacing w:after="40" w:before="40"/>
            </w:pPr>
            <w:r>
              <w:rPr>
                <w:rFonts w:ascii="Calibri" w:cs="Calibri" w:eastAsia="Calibri" w:hAnsi="Calibri"/>
                <w:b/>
                <w:bCs/>
                <w:i w:val="false"/>
                <w:iCs w:val="false"/>
                <w:color w:val="1F2937"/>
                <w:sz w:val="19"/>
                <w:szCs w:val="19"/>
              </w:rPr>
              <w:t xml:space="preserve">NGOs &amp; development partners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~90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280,000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25.2M</w:t>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Large private enterprises</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18.0M</w:t>
            </w:r>
          </w:p>
        </w:tc>
      </w:tr>
      <w:tr>
        <w:tc>
          <w:tcPr>
            <w:tcW w:type="dxa" w:w="2560"/>
          </w:tcPr>
          <w:p>
            <w:pPr>
              <w:spacing w:after="40" w:before="40"/>
            </w:pPr>
            <w:r>
              <w:rPr>
                <w:rFonts w:ascii="Calibri" w:cs="Calibri" w:eastAsia="Calibri" w:hAnsi="Calibri"/>
                <w:b/>
                <w:bCs/>
                <w:i w:val="false"/>
                <w:iCs w:val="false"/>
                <w:color w:val="1F2937"/>
                <w:sz w:val="19"/>
                <w:szCs w:val="19"/>
              </w:rPr>
              <w:t xml:space="preserve">SMEs (addressable subset)</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~5,000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~600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32,000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19.2M</w:t>
            </w:r>
          </w:p>
        </w:tc>
      </w:tr>
      <w:tr>
        <w:tc>
          <w:tcPr>
            <w:tcW w:type="dxa" w:w="2560"/>
            <w:shd w:fill="E0F2FE" w:color="auto" w:val="clear"/>
          </w:tcPr>
          <w:p>
            <w:pPr>
              <w:spacing w:after="40" w:before="40"/>
            </w:pPr>
            <w:r>
              <w:rPr>
                <w:rFonts w:ascii="Calibri" w:cs="Calibri" w:eastAsia="Calibri" w:hAnsi="Calibri"/>
                <w:b/>
                <w:bCs/>
                <w:i w:val="false"/>
                <w:iCs w:val="false"/>
                <w:color w:val="1B3A6B"/>
                <w:sz w:val="19"/>
                <w:szCs w:val="19"/>
              </w:rPr>
              <w:t xml:space="preserve">Total serviceable market</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~6,360</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~950</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~127M ETB/yr</w:t>
            </w:r>
          </w:p>
        </w:tc>
      </w:tr>
    </w:tbl>
    <w:p>
      <w:pPr>
        <w:spacing w:after="130" w:line="268"/>
        <w:jc w:val="left"/>
      </w:pPr>
      <w:r>
        <w:rPr>
          <w:rFonts w:ascii="Calibri" w:cs="Calibri" w:eastAsia="Calibri" w:hAnsi="Calibri"/>
          <w:b w:val="false"/>
          <w:bCs w:val="false"/>
          <w:i w:val="false"/>
          <w:iCs w:val="false"/>
          <w:color w:val="1F2937"/>
          <w:sz w:val="21"/>
          <w:szCs w:val="21"/>
        </w:rPr>
        <w:t xml:space="preserve">Roughly 127M ETB (~$795,000) in annual recurring revenue represents the realistic serviceable market at full maturity — meaning every organization Onekof could plausibly reach and serve, not every organization that exists. This is a market that can support a profitable company of 25–40 people. It is not a market that can absorb venture-scale capital on Ethiopian revenue alone; regional expansion is required for that, which is why the draft's East Africa phasing matters.</w:t>
      </w:r>
    </w:p>
    <w:p>
      <w:pPr>
        <w:pStyle w:val="Heading2"/>
        <w:spacing w:after="140" w:before="300"/>
      </w:pPr>
      <w:r>
        <w:rPr>
          <w:rFonts w:ascii="Calibri" w:cs="Calibri" w:eastAsia="Calibri" w:hAnsi="Calibri"/>
          <w:b/>
          <w:bCs/>
          <w:i w:val="false"/>
          <w:iCs w:val="false"/>
          <w:color w:val="0D9488"/>
          <w:sz w:val="24"/>
          <w:szCs w:val="24"/>
        </w:rPr>
        <w:t xml:space="preserve">4.2  Realistic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Horizon</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Customers</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Bookings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Share of serviceable market</w:t>
            </w:r>
          </w:p>
        </w:tc>
      </w:tr>
      <w:tr>
        <w:tc>
          <w:tcPr>
            <w:tcW w:type="dxa" w:w="2400"/>
          </w:tcPr>
          <w:p>
            <w:pPr>
              <w:spacing w:after="40" w:before="40"/>
            </w:pPr>
            <w:r>
              <w:rPr>
                <w:rFonts w:ascii="Calibri" w:cs="Calibri" w:eastAsia="Calibri" w:hAnsi="Calibri"/>
                <w:b/>
                <w:bCs/>
                <w:i w:val="false"/>
                <w:iCs w:val="false"/>
                <w:color w:val="1F2937"/>
                <w:sz w:val="19"/>
                <w:szCs w:val="19"/>
              </w:rPr>
              <w:t xml:space="preserve">Year 1</w:t>
            </w:r>
          </w:p>
        </w:tc>
        <w:tc>
          <w:tcPr>
            <w:tcW w:type="dxa" w:w="2320"/>
          </w:tcPr>
          <w:p>
            <w:pPr>
              <w:spacing w:after="40" w:before="40"/>
            </w:pPr>
            <w:del w:id="1063" w:author="DAPS PLC" w:date="2026-08-05T00:00:00Z">
              <w:r>
                <w:rPr>
                  <w:rFonts w:ascii="Calibri" w:cs="Calibri" w:eastAsia="Calibri" w:hAnsi="Calibri"/>
                  <w:b w:val="false"/>
                  <w:bCs w:val="false"/>
                  <w:i w:val="false"/>
                  <w:iCs w:val="false"/>
                  <w:color w:val="1F2937"/>
                  <w:sz w:val="19"/>
                  <w:szCs w:val="19"/>
                </w:rPr>
                <w:delText xml:space="preserve">~52 </w:delText>
              </w:r>
            </w:del>
            <w:ins w:id="1064" w:author="DAPS PLC" w:date="2026-08-05T00:00:00Z">
              <w:r>
                <w:rPr>
                  <w:rFonts w:ascii="Calibri" w:cs="Calibri" w:eastAsia="Calibri" w:hAnsi="Calibri"/>
                  <w:b/>
                  <w:bCs/>
                  <w:i w:val="false"/>
                  <w:iCs w:val="false"/>
                  <w:color w:val="1F2937"/>
                  <w:sz w:val="19"/>
                  <w:szCs w:val="19"/>
                </w:rPr>
                <w:t xml:space="preserve">~44</w:t>
              </w:r>
            </w:ins>
          </w:p>
        </w:tc>
        <w:tc>
          <w:tcPr>
            <w:tcW w:type="dxa" w:w="2320"/>
          </w:tcPr>
          <w:p>
            <w:pPr>
              <w:spacing w:after="40" w:before="40"/>
            </w:pPr>
            <w:del w:id="1065" w:author="DAPS PLC" w:date="2026-08-05T00:00:00Z">
              <w:r>
                <w:rPr>
                  <w:rFonts w:ascii="Calibri" w:cs="Calibri" w:eastAsia="Calibri" w:hAnsi="Calibri"/>
                  <w:b w:val="false"/>
                  <w:bCs w:val="false"/>
                  <w:i w:val="false"/>
                  <w:iCs w:val="false"/>
                  <w:color w:val="1F2937"/>
                  <w:sz w:val="19"/>
                  <w:szCs w:val="19"/>
                </w:rPr>
                <w:delText xml:space="preserve">~4.1M </w:delText>
              </w:r>
            </w:del>
            <w:ins w:id="1066" w:author="DAPS PLC" w:date="2026-08-05T00:00:00Z">
              <w:r>
                <w:rPr>
                  <w:rFonts w:ascii="Calibri" w:cs="Calibri" w:eastAsia="Calibri" w:hAnsi="Calibri"/>
                  <w:b/>
                  <w:bCs/>
                  <w:i w:val="false"/>
                  <w:iCs w:val="false"/>
                  <w:color w:val="1F2937"/>
                  <w:sz w:val="19"/>
                  <w:szCs w:val="19"/>
                </w:rPr>
                <w:t xml:space="preserve">~9.3M</w:t>
              </w:r>
            </w:ins>
          </w:p>
        </w:tc>
        <w:tc>
          <w:tcPr>
            <w:tcW w:type="dxa" w:w="2320"/>
          </w:tcPr>
          <w:p>
            <w:pPr>
              <w:spacing w:after="40" w:before="40"/>
            </w:pPr>
            <w:del w:id="1067" w:author="DAPS PLC" w:date="2026-08-05T00:00:00Z">
              <w:r>
                <w:rPr>
                  <w:rFonts w:ascii="Calibri" w:cs="Calibri" w:eastAsia="Calibri" w:hAnsi="Calibri"/>
                  <w:b w:val="false"/>
                  <w:bCs w:val="false"/>
                  <w:i w:val="false"/>
                  <w:iCs w:val="false"/>
                  <w:color w:val="1F2937"/>
                  <w:sz w:val="19"/>
                  <w:szCs w:val="19"/>
                </w:rPr>
                <w:delText xml:space="preserve">3% </w:delText>
              </w:r>
            </w:del>
            <w:ins w:id="1068" w:author="DAPS PLC" w:date="2026-08-05T00:00:00Z">
              <w:r>
                <w:rPr>
                  <w:rFonts w:ascii="Calibri" w:cs="Calibri" w:eastAsia="Calibri" w:hAnsi="Calibri"/>
                  <w:b/>
                  <w:bCs/>
                  <w:i w:val="false"/>
                  <w:iCs w:val="false"/>
                  <w:color w:val="1F2937"/>
                  <w:sz w:val="19"/>
                  <w:szCs w:val="19"/>
                </w:rPr>
                <w:t xml:space="preserve">6%</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Year 2</w:t>
            </w:r>
          </w:p>
        </w:tc>
        <w:tc>
          <w:tcPr>
            <w:tcW w:type="dxa" w:w="2320"/>
            <w:shd w:fill="F8FAFC" w:color="auto" w:val="clear"/>
          </w:tcPr>
          <w:p>
            <w:pPr>
              <w:spacing w:after="40" w:before="40"/>
            </w:pPr>
            <w:del w:id="1069" w:author="DAPS PLC" w:date="2026-08-05T00:00:00Z">
              <w:r>
                <w:rPr>
                  <w:rFonts w:ascii="Calibri" w:cs="Calibri" w:eastAsia="Calibri" w:hAnsi="Calibri"/>
                  <w:b w:val="false"/>
                  <w:bCs w:val="false"/>
                  <w:i w:val="false"/>
                  <w:iCs w:val="false"/>
                  <w:color w:val="1F2937"/>
                  <w:sz w:val="19"/>
                  <w:szCs w:val="19"/>
                </w:rPr>
                <w:delText xml:space="preserve">~126 </w:delText>
              </w:r>
            </w:del>
            <w:ins w:id="1070" w:author="DAPS PLC" w:date="2026-08-05T00:00:00Z">
              <w:r>
                <w:rPr>
                  <w:rFonts w:ascii="Calibri" w:cs="Calibri" w:eastAsia="Calibri" w:hAnsi="Calibri"/>
                  <w:b/>
                  <w:bCs/>
                  <w:i w:val="false"/>
                  <w:iCs w:val="false"/>
                  <w:color w:val="1F2937"/>
                  <w:sz w:val="19"/>
                  <w:szCs w:val="19"/>
                </w:rPr>
                <w:t xml:space="preserve">~109</w:t>
              </w:r>
            </w:ins>
          </w:p>
        </w:tc>
        <w:tc>
          <w:tcPr>
            <w:tcW w:type="dxa" w:w="2320"/>
            <w:shd w:fill="F8FAFC" w:color="auto" w:val="clear"/>
          </w:tcPr>
          <w:p>
            <w:pPr>
              <w:spacing w:after="40" w:before="40"/>
            </w:pPr>
            <w:del w:id="1071" w:author="DAPS PLC" w:date="2026-08-05T00:00:00Z">
              <w:r>
                <w:rPr>
                  <w:rFonts w:ascii="Calibri" w:cs="Calibri" w:eastAsia="Calibri" w:hAnsi="Calibri"/>
                  <w:b w:val="false"/>
                  <w:bCs w:val="false"/>
                  <w:i w:val="false"/>
                  <w:iCs w:val="false"/>
                  <w:color w:val="1F2937"/>
                  <w:sz w:val="19"/>
                  <w:szCs w:val="19"/>
                </w:rPr>
                <w:delText xml:space="preserve">~12.5M </w:delText>
              </w:r>
            </w:del>
            <w:ins w:id="1072" w:author="DAPS PLC" w:date="2026-08-05T00:00:00Z">
              <w:r>
                <w:rPr>
                  <w:rFonts w:ascii="Calibri" w:cs="Calibri" w:eastAsia="Calibri" w:hAnsi="Calibri"/>
                  <w:b/>
                  <w:bCs/>
                  <w:i w:val="false"/>
                  <w:iCs w:val="false"/>
                  <w:color w:val="1F2937"/>
                  <w:sz w:val="19"/>
                  <w:szCs w:val="19"/>
                </w:rPr>
                <w:t xml:space="preserve">~25.5M</w:t>
              </w:r>
            </w:ins>
          </w:p>
        </w:tc>
        <w:tc>
          <w:tcPr>
            <w:tcW w:type="dxa" w:w="2320"/>
            <w:shd w:fill="F8FAFC" w:color="auto" w:val="clear"/>
          </w:tcPr>
          <w:p>
            <w:pPr>
              <w:spacing w:after="40" w:before="40"/>
            </w:pPr>
            <w:del w:id="1073" w:author="DAPS PLC" w:date="2026-08-05T00:00:00Z">
              <w:r>
                <w:rPr>
                  <w:rFonts w:ascii="Calibri" w:cs="Calibri" w:eastAsia="Calibri" w:hAnsi="Calibri"/>
                  <w:b w:val="false"/>
                  <w:bCs w:val="false"/>
                  <w:i w:val="false"/>
                  <w:iCs w:val="false"/>
                  <w:color w:val="1F2937"/>
                  <w:sz w:val="19"/>
                  <w:szCs w:val="19"/>
                </w:rPr>
                <w:delText xml:space="preserve">10% </w:delText>
              </w:r>
            </w:del>
            <w:ins w:id="1074" w:author="DAPS PLC" w:date="2026-08-05T00:00:00Z">
              <w:r>
                <w:rPr>
                  <w:rFonts w:ascii="Calibri" w:cs="Calibri" w:eastAsia="Calibri" w:hAnsi="Calibri"/>
                  <w:b/>
                  <w:bCs/>
                  <w:i w:val="false"/>
                  <w:iCs w:val="false"/>
                  <w:color w:val="1F2937"/>
                  <w:sz w:val="19"/>
                  <w:szCs w:val="19"/>
                </w:rPr>
                <w:t xml:space="preserve">16%</w:t>
              </w:r>
            </w:ins>
          </w:p>
        </w:tc>
      </w:tr>
      <w:tr>
        <w:tc>
          <w:tcPr>
            <w:tcW w:type="dxa" w:w="2400"/>
          </w:tcPr>
          <w:p>
            <w:pPr>
              <w:spacing w:after="40" w:before="40"/>
            </w:pPr>
            <w:r>
              <w:rPr>
                <w:rFonts w:ascii="Calibri" w:cs="Calibri" w:eastAsia="Calibri" w:hAnsi="Calibri"/>
                <w:b/>
                <w:bCs/>
                <w:i w:val="false"/>
                <w:iCs w:val="false"/>
                <w:color w:val="1F2937"/>
                <w:sz w:val="19"/>
                <w:szCs w:val="19"/>
              </w:rPr>
              <w:t xml:space="preserve">Year 3</w:t>
            </w:r>
          </w:p>
        </w:tc>
        <w:tc>
          <w:tcPr>
            <w:tcW w:type="dxa" w:w="2320"/>
          </w:tcPr>
          <w:p>
            <w:pPr>
              <w:spacing w:after="40" w:before="40"/>
            </w:pPr>
            <w:del w:id="1075" w:author="DAPS PLC" w:date="2026-08-05T00:00:00Z">
              <w:r>
                <w:rPr>
                  <w:rFonts w:ascii="Calibri" w:cs="Calibri" w:eastAsia="Calibri" w:hAnsi="Calibri"/>
                  <w:b w:val="false"/>
                  <w:bCs w:val="false"/>
                  <w:i w:val="false"/>
                  <w:iCs w:val="false"/>
                  <w:color w:val="1F2937"/>
                  <w:sz w:val="19"/>
                  <w:szCs w:val="19"/>
                </w:rPr>
                <w:delText xml:space="preserve">~245 </w:delText>
              </w:r>
            </w:del>
            <w:ins w:id="1076" w:author="DAPS PLC" w:date="2026-08-05T00:00:00Z">
              <w:r>
                <w:rPr>
                  <w:rFonts w:ascii="Calibri" w:cs="Calibri" w:eastAsia="Calibri" w:hAnsi="Calibri"/>
                  <w:b/>
                  <w:bCs/>
                  <w:i w:val="false"/>
                  <w:iCs w:val="false"/>
                  <w:color w:val="1F2937"/>
                  <w:sz w:val="19"/>
                  <w:szCs w:val="19"/>
                </w:rPr>
                <w:t xml:space="preserve">~203</w:t>
              </w:r>
            </w:ins>
          </w:p>
        </w:tc>
        <w:tc>
          <w:tcPr>
            <w:tcW w:type="dxa" w:w="2320"/>
          </w:tcPr>
          <w:p>
            <w:pPr>
              <w:spacing w:after="40" w:before="40"/>
            </w:pPr>
            <w:del w:id="1077" w:author="DAPS PLC" w:date="2026-08-05T00:00:00Z">
              <w:r>
                <w:rPr>
                  <w:rFonts w:ascii="Calibri" w:cs="Calibri" w:eastAsia="Calibri" w:hAnsi="Calibri"/>
                  <w:b w:val="false"/>
                  <w:bCs w:val="false"/>
                  <w:i w:val="false"/>
                  <w:iCs w:val="false"/>
                  <w:color w:val="1F2937"/>
                  <w:sz w:val="19"/>
                  <w:szCs w:val="19"/>
                </w:rPr>
                <w:delText xml:space="preserve">~27.4M </w:delText>
              </w:r>
            </w:del>
            <w:ins w:id="1078" w:author="DAPS PLC" w:date="2026-08-05T00:00:00Z">
              <w:r>
                <w:rPr>
                  <w:rFonts w:ascii="Calibri" w:cs="Calibri" w:eastAsia="Calibri" w:hAnsi="Calibri"/>
                  <w:b/>
                  <w:bCs/>
                  <w:i w:val="false"/>
                  <w:iCs w:val="false"/>
                  <w:color w:val="1F2937"/>
                  <w:sz w:val="19"/>
                  <w:szCs w:val="19"/>
                </w:rPr>
                <w:t xml:space="preserve">~54.6M</w:t>
              </w:r>
            </w:ins>
          </w:p>
        </w:tc>
        <w:tc>
          <w:tcPr>
            <w:tcW w:type="dxa" w:w="2320"/>
          </w:tcPr>
          <w:p>
            <w:pPr>
              <w:spacing w:after="40" w:before="40"/>
            </w:pPr>
            <w:del w:id="1079" w:author="DAPS PLC" w:date="2026-08-05T00:00:00Z">
              <w:r>
                <w:rPr>
                  <w:rFonts w:ascii="Calibri" w:cs="Calibri" w:eastAsia="Calibri" w:hAnsi="Calibri"/>
                  <w:b w:val="false"/>
                  <w:bCs w:val="false"/>
                  <w:i w:val="false"/>
                  <w:iCs w:val="false"/>
                  <w:color w:val="1F2937"/>
                  <w:sz w:val="19"/>
                  <w:szCs w:val="19"/>
                </w:rPr>
                <w:delText xml:space="preserve">22% </w:delText>
              </w:r>
            </w:del>
            <w:ins w:id="1080" w:author="DAPS PLC" w:date="2026-08-05T00:00:00Z">
              <w:r>
                <w:rPr>
                  <w:rFonts w:ascii="Calibri" w:cs="Calibri" w:eastAsia="Calibri" w:hAnsi="Calibri"/>
                  <w:b/>
                  <w:bCs/>
                  <w:i w:val="false"/>
                  <w:iCs w:val="false"/>
                  <w:color w:val="1F2937"/>
                  <w:sz w:val="19"/>
                  <w:szCs w:val="19"/>
                </w:rPr>
                <w:t xml:space="preserve">35%</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Year 5 (Ethiopia only)</w:t>
            </w:r>
          </w:p>
        </w:tc>
        <w:tc>
          <w:tcPr>
            <w:tcW w:type="dxa" w:w="2320"/>
            <w:shd w:fill="F8FAFC" w:color="auto" w:val="clear"/>
          </w:tcPr>
          <w:p>
            <w:pPr>
              <w:spacing w:after="40" w:before="40"/>
            </w:pPr>
            <w:del w:id="1081" w:author="DAPS PLC" w:date="2026-08-05T00:00:00Z">
              <w:r>
                <w:rPr>
                  <w:rFonts w:ascii="Calibri" w:cs="Calibri" w:eastAsia="Calibri" w:hAnsi="Calibri"/>
                  <w:b w:val="false"/>
                  <w:bCs w:val="false"/>
                  <w:i w:val="false"/>
                  <w:iCs w:val="false"/>
                  <w:color w:val="1F2937"/>
                  <w:sz w:val="19"/>
                  <w:szCs w:val="19"/>
                </w:rPr>
                <w:delText xml:space="preserve">~450 </w:delText>
              </w:r>
            </w:del>
            <w:ins w:id="1082" w:author="DAPS PLC" w:date="2026-08-05T00:00:00Z">
              <w:r>
                <w:rPr>
                  <w:rFonts w:ascii="Calibri" w:cs="Calibri" w:eastAsia="Calibri" w:hAnsi="Calibri"/>
                  <w:b/>
                  <w:bCs/>
                  <w:i w:val="false"/>
                  <w:iCs w:val="false"/>
                  <w:color w:val="1F2937"/>
                  <w:sz w:val="19"/>
                  <w:szCs w:val="19"/>
                </w:rPr>
                <w:t xml:space="preserve">~380</w:t>
              </w:r>
            </w:ins>
          </w:p>
        </w:tc>
        <w:tc>
          <w:tcPr>
            <w:tcW w:type="dxa" w:w="2320"/>
            <w:shd w:fill="F8FAFC" w:color="auto" w:val="clear"/>
          </w:tcPr>
          <w:p>
            <w:pPr>
              <w:spacing w:after="40" w:before="40"/>
            </w:pPr>
            <w:del w:id="1083" w:author="DAPS PLC" w:date="2026-08-05T00:00:00Z">
              <w:r>
                <w:rPr>
                  <w:rFonts w:ascii="Calibri" w:cs="Calibri" w:eastAsia="Calibri" w:hAnsi="Calibri"/>
                  <w:b w:val="false"/>
                  <w:bCs w:val="false"/>
                  <w:i w:val="false"/>
                  <w:iCs w:val="false"/>
                  <w:color w:val="1F2937"/>
                  <w:sz w:val="19"/>
                  <w:szCs w:val="19"/>
                </w:rPr>
                <w:delText xml:space="preserve">~55M </w:delText>
              </w:r>
            </w:del>
            <w:ins w:id="1084" w:author="DAPS PLC" w:date="2026-08-05T00:00:00Z">
              <w:r>
                <w:rPr>
                  <w:rFonts w:ascii="Calibri" w:cs="Calibri" w:eastAsia="Calibri" w:hAnsi="Calibri"/>
                  <w:b/>
                  <w:bCs/>
                  <w:i w:val="false"/>
                  <w:iCs w:val="false"/>
                  <w:color w:val="1F2937"/>
                  <w:sz w:val="19"/>
                  <w:szCs w:val="19"/>
                </w:rPr>
                <w:t xml:space="preserve">~95M</w:t>
              </w:r>
            </w:ins>
          </w:p>
        </w:tc>
        <w:tc>
          <w:tcPr>
            <w:tcW w:type="dxa" w:w="2320"/>
            <w:shd w:fill="F8FAFC" w:color="auto" w:val="clear"/>
          </w:tcPr>
          <w:p>
            <w:pPr>
              <w:spacing w:after="40" w:before="40"/>
            </w:pPr>
            <w:del w:id="1085" w:author="DAPS PLC" w:date="2026-08-05T00:00:00Z">
              <w:r>
                <w:rPr>
                  <w:rFonts w:ascii="Calibri" w:cs="Calibri" w:eastAsia="Calibri" w:hAnsi="Calibri"/>
                  <w:b w:val="false"/>
                  <w:bCs w:val="false"/>
                  <w:i w:val="false"/>
                  <w:iCs w:val="false"/>
                  <w:color w:val="1F2937"/>
                  <w:sz w:val="19"/>
                  <w:szCs w:val="19"/>
                </w:rPr>
                <w:delText xml:space="preserve">43% </w:delText>
              </w:r>
            </w:del>
            <w:ins w:id="1086" w:author="DAPS PLC" w:date="2026-08-05T00:00:00Z">
              <w:r>
                <w:rPr>
                  <w:rFonts w:ascii="Calibri" w:cs="Calibri" w:eastAsia="Calibri" w:hAnsi="Calibri"/>
                  <w:b/>
                  <w:bCs/>
                  <w:i w:val="false"/>
                  <w:iCs w:val="false"/>
                  <w:color w:val="1F2937"/>
                  <w:sz w:val="19"/>
                  <w:szCs w:val="19"/>
                </w:rPr>
                <w:t xml:space="preserve">61%</w:t>
              </w:r>
            </w:ins>
          </w:p>
        </w:tc>
      </w:tr>
    </w:tbl>
    <w:p>
      <w:pPr>
        <w:spacing w:after="130" w:line="268"/>
      </w:pPr>
      <w:ins w:id="1087" w:author="DAPS PLC" w:date="2026-08-05T00:00:00Z">
        <w:r>
          <w:rPr>
            <w:rFonts w:ascii="Calibri" w:cs="Calibri" w:eastAsia="Calibri" w:hAnsi="Calibri"/>
            <w:b w:val="false"/>
            <w:bCs w:val="false"/>
            <w:i w:val="false"/>
            <w:iCs w:val="false"/>
            <w:color w:val="1F2937"/>
            <w:sz w:val="21"/>
            <w:szCs w:val="21"/>
          </w:rPr>
          <w:t xml:space="preserve">Customer counts fall while bookings roughly double. That is the intended shape: fewer, larger, better-served accounts. The Year 5 share assumes Ethiopia only and would require regional expansion to grow beyond it — consistent with the phased geography in the original draft.</w:t>
        </w:r>
      </w:ins>
    </w:p>
    <w:p>
      <w:pPr>
        <w:pStyle w:val="Heading2"/>
        <w:spacing w:after="140" w:before="300"/>
      </w:pPr>
      <w:r>
        <w:rPr>
          <w:rFonts w:ascii="Calibri" w:cs="Calibri" w:eastAsia="Calibri" w:hAnsi="Calibri"/>
          <w:b/>
          <w:bCs/>
          <w:i w:val="false"/>
          <w:iCs w:val="false"/>
          <w:color w:val="0D9488"/>
          <w:sz w:val="24"/>
          <w:szCs w:val="24"/>
        </w:rPr>
        <w:t xml:space="preserve">4.3  Competitive reality</w:t>
      </w:r>
    </w:p>
    <w:p>
      <w:pPr>
        <w:spacing w:after="130" w:line="268"/>
        <w:jc w:val="left"/>
      </w:pPr>
      <w:r>
        <w:rPr>
          <w:rFonts w:ascii="Calibri" w:cs="Calibri" w:eastAsia="Calibri" w:hAnsi="Calibri"/>
          <w:b w:val="false"/>
          <w:bCs w:val="false"/>
          <w:i w:val="false"/>
          <w:iCs w:val="false"/>
          <w:color w:val="1F2937"/>
          <w:sz w:val="21"/>
          <w:szCs w:val="21"/>
        </w:rPr>
        <w:t xml:space="preserve">The draft's competitor table benchmarks against Jira, Zoho, monday.com, Asana, Microsoft Project, and Primavera. That comparison is useful for a pricing page and misleading as a strategy input, because those products are almost never the thing Onekof actually displaces.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B3A6B" w:color="auto" w:val="clear"/>
          </w:tcPr>
          <w:p>
            <w:pPr>
              <w:spacing w:after="50" w:before="50"/>
            </w:pPr>
            <w:r>
              <w:rPr>
                <w:rFonts w:ascii="Calibri" w:cs="Calibri" w:eastAsia="Calibri" w:hAnsi="Calibri"/>
                <w:b/>
                <w:bCs/>
                <w:i w:val="false"/>
                <w:iCs w:val="false"/>
                <w:color w:val="FFFFFF"/>
                <w:sz w:val="19"/>
                <w:szCs w:val="19"/>
              </w:rPr>
              <w:t xml:space="preserve">Actual competitor</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Why it wins today</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How Onekof beats it</w:t>
            </w:r>
          </w:p>
        </w:tc>
      </w:tr>
      <w:tr>
        <w:tc>
          <w:tcPr>
            <w:tcW w:type="dxa" w:w="2800"/>
          </w:tcPr>
          <w:p>
            <w:pPr>
              <w:spacing w:after="40" w:before="40"/>
            </w:pPr>
            <w:r>
              <w:rPr>
                <w:rFonts w:ascii="Calibri" w:cs="Calibri" w:eastAsia="Calibri" w:hAnsi="Calibri"/>
                <w:b/>
                <w:bCs/>
                <w:i w:val="false"/>
                <w:iCs w:val="false"/>
                <w:color w:val="1F2937"/>
                <w:sz w:val="19"/>
                <w:szCs w:val="19"/>
              </w:rPr>
              <w:t xml:space="preserve">Excel spreadsheets</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Free, universally understood, no procurement needed</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No audit trail, no multi-user control, no document linkage — fails the moment an auditor asks who changed a figure and when</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Manual paper processes</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Institutionally trusted, legally familiar</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Not searchable, not reportable, not reconcilable across departments</w:t>
            </w:r>
          </w:p>
        </w:tc>
      </w:tr>
      <w:tr>
        <w:tc>
          <w:tcPr>
            <w:tcW w:type="dxa" w:w="2800"/>
          </w:tcPr>
          <w:p>
            <w:pPr>
              <w:spacing w:after="40" w:before="40"/>
            </w:pPr>
            <w:r>
              <w:rPr>
                <w:rFonts w:ascii="Calibri" w:cs="Calibri" w:eastAsia="Calibri" w:hAnsi="Calibri"/>
                <w:b/>
                <w:bCs/>
                <w:i w:val="false"/>
                <w:iCs w:val="false"/>
                <w:color w:val="1F2937"/>
                <w:sz w:val="19"/>
                <w:szCs w:val="19"/>
              </w:rPr>
              <w:t xml:space="preserve">Custom in-house builds</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Already paid for, exactly fits one workflow</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Unmaintained, single-developer dependency, no upgrade path</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Doing nothing</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Zero cost, zero disruption, no procurement risk</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The genuine competitor in most deals — and the reason a mandate or audit finding is the strongest sales trigger</w:t>
            </w:r>
          </w:p>
        </w:tc>
      </w:tr>
    </w:tbl>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The competitive implication  </w:t>
      </w:r>
      <w:r>
        <w:rPr>
          <w:rFonts w:ascii="Calibri" w:cs="Calibri" w:eastAsia="Calibri" w:hAnsi="Calibri"/>
          <w:b w:val="false"/>
          <w:bCs w:val="false"/>
          <w:i w:val="false"/>
          <w:iCs w:val="false"/>
          <w:color w:val="1F2937"/>
          <w:sz w:val="19"/>
          <w:szCs w:val="19"/>
        </w:rPr>
        <w:t xml:space="preserve">Global SaaS vendors are not the threat. Inertia is. Marketing spend should go toward making the cost of the status quo visible — audit exposure, unreconciled expenditure, reporting effort — rather than toward feature comparisons against Jira, which no Ethiopian ministry is evaluating.</w:t>
      </w:r>
    </w:p>
    <w:p>
      <w:r>
        <w:br w:type="page"/>
      </w:r>
    </w:p>
    <w:p>
      <w:pPr>
        <w:pStyle w:val="Heading1"/>
        <w:spacing w:after="180" w:before="380"/>
      </w:pPr>
      <w:r>
        <w:rPr>
          <w:rFonts w:ascii="Calibri" w:cs="Calibri" w:eastAsia="Calibri" w:hAnsi="Calibri"/>
          <w:b/>
          <w:bCs/>
          <w:i w:val="false"/>
          <w:iCs w:val="false"/>
          <w:color w:val="1B3A6B"/>
          <w:sz w:val="28"/>
          <w:szCs w:val="28"/>
        </w:rPr>
        <w:t xml:space="preserve">6. Revised Pricing Model</w:t>
      </w:r>
    </w:p>
    <w:p>
      <w:pPr>
        <w:spacing w:after="130" w:line="268"/>
        <w:jc w:val="left"/>
      </w:pPr>
      <w:r>
        <w:rPr>
          <w:rFonts w:ascii="Calibri" w:cs="Calibri" w:eastAsia="Calibri" w:hAnsi="Calibri"/>
          <w:b w:val="false"/>
          <w:bCs w:val="false"/>
          <w:i w:val="false"/>
          <w:iCs w:val="false"/>
          <w:color w:val="1F2937"/>
          <w:sz w:val="21"/>
          <w:szCs w:val="21"/>
        </w:rPr>
        <w:t xml:space="preserve">The draft's structure is retained. Four changes are made: AI moves into the base tiers, government pricing becomes explicit, the Business tier is repriced against its verified value, and a language-driven regional tier is added.</w:t>
      </w:r>
    </w:p>
    <w:p>
      <w:pPr>
        <w:pStyle w:val="Heading2"/>
        <w:spacing w:after="140" w:before="300"/>
      </w:pPr>
      <w:r>
        <w:rPr>
          <w:rFonts w:ascii="Calibri" w:cs="Calibri" w:eastAsia="Calibri" w:hAnsi="Calibri"/>
          <w:b/>
          <w:bCs/>
          <w:i w:val="false"/>
          <w:iCs w:val="false"/>
          <w:color w:val="0D9488"/>
          <w:sz w:val="24"/>
          <w:szCs w:val="24"/>
        </w:rPr>
        <w:t xml:space="preserve">5.1  Core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500"/>
        <w:gridCol w:w="2760"/>
      </w:tblGrid>
      <w:tr>
        <w:trPr>
          <w:tblHeader/>
        </w:trPr>
        <w:tc>
          <w:tcPr>
            <w:tcW w:type="dxa" w:w="1900"/>
            <w:shd w:fill="1B3A6B" w:color="auto" w:val="clear"/>
          </w:tcPr>
          <w:p>
            <w:pPr>
              <w:spacing w:after="50" w:before="50"/>
            </w:pPr>
            <w:r>
              <w:rPr>
                <w:rFonts w:ascii="Calibri" w:cs="Calibri" w:eastAsia="Calibri" w:hAnsi="Calibri"/>
                <w:b/>
                <w:bCs/>
                <w:i w:val="false"/>
                <w:iCs w:val="false"/>
                <w:color w:val="FFFFFF"/>
                <w:sz w:val="19"/>
                <w:szCs w:val="19"/>
              </w:rPr>
              <w:t xml:space="preserve">Tier</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Target</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Users</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760"/>
            <w:shd w:fill="1B3A6B" w:color="auto" w:val="clear"/>
          </w:tcPr>
          <w:p>
            <w:pPr>
              <w:spacing w:after="50" w:before="50"/>
            </w:pPr>
            <w:r>
              <w:rPr>
                <w:rFonts w:ascii="Calibri" w:cs="Calibri" w:eastAsia="Calibri" w:hAnsi="Calibri"/>
                <w:b/>
                <w:bCs/>
                <w:i w:val="false"/>
                <w:iCs w:val="false"/>
                <w:color w:val="FFFFFF"/>
                <w:sz w:val="19"/>
                <w:szCs w:val="19"/>
              </w:rPr>
              <w:t xml:space="preserve">Included AI quota</w:t>
            </w:r>
          </w:p>
        </w:tc>
      </w:tr>
      <w:tr>
        <w:tc>
          <w:tcPr>
            <w:tcW w:type="dxa" w:w="1900"/>
          </w:tcPr>
          <w:p>
            <w:pPr>
              <w:spacing w:after="40" w:before="40"/>
            </w:pPr>
            <w:r>
              <w:rPr>
                <w:rFonts w:ascii="Calibri" w:cs="Calibri" w:eastAsia="Calibri" w:hAnsi="Calibri"/>
                <w:b/>
                <w:bCs/>
                <w:i w:val="false"/>
                <w:iCs w:val="false"/>
                <w:color w:val="1F2937"/>
                <w:sz w:val="19"/>
                <w:szCs w:val="19"/>
              </w:rPr>
              <w:t xml:space="preserve">Starter</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SMEs, startups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32,000</w:t>
            </w:r>
          </w:p>
        </w:tc>
        <w:tc>
          <w:tcPr>
            <w:tcW w:type="dxa" w:w="2760"/>
          </w:tcPr>
          <w:p>
            <w:pPr>
              <w:spacing w:after="40" w:before="40"/>
            </w:pPr>
            <w:r>
              <w:rPr>
                <w:rFonts w:ascii="Calibri" w:cs="Calibri" w:eastAsia="Calibri" w:hAnsi="Calibri"/>
                <w:b w:val="false"/>
                <w:bCs w:val="false"/>
                <w:i w:val="false"/>
                <w:iCs w:val="false"/>
                <w:color w:val="1F2937"/>
                <w:sz w:val="19"/>
                <w:szCs w:val="19"/>
              </w:rPr>
              <w:t xml:space="preserve">25 documents / month</w:t>
            </w:r>
          </w:p>
        </w:tc>
      </w:tr>
      <w:tr>
        <w:tc>
          <w:tcPr>
            <w:tcW w:type="dxa" w:w="1900"/>
            <w:shd w:fill="F8FAFC" w:color="auto" w:val="clear"/>
          </w:tcPr>
          <w:p>
            <w:pPr>
              <w:spacing w:after="40" w:before="40"/>
            </w:pPr>
            <w:r>
              <w:rPr>
                <w:rFonts w:ascii="Calibri" w:cs="Calibri" w:eastAsia="Calibri" w:hAnsi="Calibri"/>
                <w:b/>
                <w:bCs/>
                <w:i w:val="false"/>
                <w:iCs w:val="false"/>
                <w:color w:val="1F2937"/>
                <w:sz w:val="19"/>
                <w:szCs w:val="19"/>
              </w:rPr>
              <w:t xml:space="preserve">Professional</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Growing orgs</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95,000</w:t>
            </w:r>
          </w:p>
        </w:tc>
        <w:tc>
          <w:tcPr>
            <w:tcW w:type="dxa" w:w="2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 documents / month</w:t>
            </w:r>
          </w:p>
        </w:tc>
      </w:tr>
      <w:tr>
        <w:tc>
          <w:tcPr>
            <w:tcW w:type="dxa" w:w="1900"/>
          </w:tcPr>
          <w:p>
            <w:pPr>
              <w:spacing w:after="40" w:before="40"/>
            </w:pPr>
            <w:r>
              <w:rPr>
                <w:rFonts w:ascii="Calibri" w:cs="Calibri" w:eastAsia="Calibri" w:hAnsi="Calibri"/>
                <w:b/>
                <w:bCs/>
                <w:i w:val="false"/>
                <w:iCs w:val="false"/>
                <w:color w:val="1F2937"/>
                <w:sz w:val="19"/>
                <w:szCs w:val="19"/>
              </w:rPr>
              <w:t xml:space="preserve">Business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NGOs, universities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200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260,000</w:t>
            </w:r>
          </w:p>
        </w:tc>
        <w:tc>
          <w:tcPr>
            <w:tcW w:type="dxa" w:w="2760"/>
          </w:tcPr>
          <w:p>
            <w:pPr>
              <w:spacing w:after="40" w:before="40"/>
            </w:pPr>
            <w:r>
              <w:rPr>
                <w:rFonts w:ascii="Calibri" w:cs="Calibri" w:eastAsia="Calibri" w:hAnsi="Calibri"/>
                <w:b w:val="false"/>
                <w:bCs w:val="false"/>
                <w:i w:val="false"/>
                <w:iCs w:val="false"/>
                <w:color w:val="1F2937"/>
                <w:sz w:val="19"/>
                <w:szCs w:val="19"/>
              </w:rPr>
              <w:t xml:space="preserve">400 documents / month</w:t>
            </w:r>
          </w:p>
        </w:tc>
      </w:tr>
      <w:tr>
        <w:tc>
          <w:tcPr>
            <w:tcW w:type="dxa" w:w="1900"/>
            <w:shd w:fill="F8FAFC" w:color="auto" w:val="clear"/>
          </w:tcPr>
          <w:p>
            <w:pPr>
              <w:spacing w:after="40" w:before="40"/>
            </w:pPr>
            <w:r>
              <w:rPr>
                <w:rFonts w:ascii="Calibri" w:cs="Calibri" w:eastAsia="Calibri" w:hAnsi="Calibri"/>
                <w:b/>
                <w:bCs/>
                <w:i w:val="false"/>
                <w:iCs w:val="false"/>
                <w:color w:val="1F2937"/>
                <w:sz w:val="19"/>
                <w:szCs w:val="19"/>
              </w:rPr>
              <w:t xml:space="preserve">Regional</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Regional bureaus</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180,000</w:t>
            </w:r>
          </w:p>
        </w:tc>
        <w:tc>
          <w:tcPr>
            <w:tcW w:type="dxa" w:w="2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 documents / month</w:t>
            </w:r>
          </w:p>
        </w:tc>
      </w:tr>
      <w:tr>
        <w:tc>
          <w:tcPr>
            <w:tcW w:type="dxa" w:w="1900"/>
          </w:tcPr>
          <w:p>
            <w:pPr>
              <w:spacing w:after="40" w:before="40"/>
            </w:pPr>
            <w:r>
              <w:rPr>
                <w:rFonts w:ascii="Calibri" w:cs="Calibri" w:eastAsia="Calibri" w:hAnsi="Calibri"/>
                <w:b/>
                <w:bCs/>
                <w:i w:val="false"/>
                <w:iCs w:val="false"/>
                <w:color w:val="1F2937"/>
                <w:sz w:val="19"/>
                <w:szCs w:val="19"/>
              </w:rPr>
              <w:t xml:space="preserve">Enterprise</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Banks, large corporates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Unlimited</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From 650,000</w:t>
            </w:r>
          </w:p>
        </w:tc>
        <w:tc>
          <w:tcPr>
            <w:tcW w:type="dxa" w:w="2760"/>
          </w:tcPr>
          <w:p>
            <w:pPr>
              <w:spacing w:after="40" w:before="40"/>
            </w:pPr>
            <w:r>
              <w:rPr>
                <w:rFonts w:ascii="Calibri" w:cs="Calibri" w:eastAsia="Calibri" w:hAnsi="Calibri"/>
                <w:b w:val="false"/>
                <w:bCs w:val="false"/>
                <w:i w:val="false"/>
                <w:iCs w:val="false"/>
                <w:color w:val="1F2937"/>
                <w:sz w:val="19"/>
                <w:szCs w:val="19"/>
              </w:rPr>
              <w:t xml:space="preserve">1,500 documents / month</w:t>
            </w:r>
          </w:p>
        </w:tc>
      </w:tr>
      <w:tr>
        <w:tc>
          <w:tcPr>
            <w:tcW w:type="dxa" w:w="1900"/>
            <w:shd w:fill="F8FAFC" w:color="auto" w:val="clear"/>
          </w:tcPr>
          <w:p>
            <w:pPr>
              <w:spacing w:after="40" w:before="40"/>
            </w:pPr>
            <w:r>
              <w:rPr>
                <w:rFonts w:ascii="Calibri" w:cs="Calibri" w:eastAsia="Calibri" w:hAnsi="Calibri"/>
                <w:b/>
                <w:bCs/>
                <w:i w:val="false"/>
                <w:iCs w:val="false"/>
                <w:color w:val="1F2937"/>
                <w:sz w:val="19"/>
                <w:szCs w:val="19"/>
              </w:rPr>
              <w:t xml:space="preserve">Government</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Ministries, agencies</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Unlimited</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From 700,000</w:t>
            </w:r>
          </w:p>
        </w:tc>
        <w:tc>
          <w:tcPr>
            <w:tcW w:type="dxa" w:w="2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2,000 documents / month</w:t>
            </w:r>
          </w:p>
        </w:tc>
      </w:tr>
    </w:tbl>
    <w:p>
      <w:pPr>
        <w:spacing w:after="130" w:line="268"/>
        <w:jc w:val="left"/>
      </w:pPr>
      <w:r>
        <w:rPr>
          <w:rFonts w:ascii="Calibri" w:cs="Calibri" w:eastAsia="Calibri" w:hAnsi="Calibri"/>
          <w:b w:val="false"/>
          <w:bCs w:val="false"/>
          <w:i w:val="false"/>
          <w:iCs w:val="false"/>
          <w:color w:val="1F2937"/>
          <w:sz w:val="21"/>
          <w:szCs w:val="21"/>
        </w:rPr>
        <w:t xml:space="preserve">All figures exclude 15% VAT and assume 12-month prepayment, consistent with the draft. Professional rises from 85,000 to 95,000 ETB and Business from 220,000 to 260,000 ETB, reflecting the budget engine and AI extraction now included rather than sold separately.</w:t>
      </w:r>
    </w:p>
    <w:p>
      <w:pPr>
        <w:pStyle w:val="Heading2"/>
        <w:spacing w:after="140" w:before="300"/>
      </w:pPr>
      <w:r>
        <w:rPr>
          <w:rFonts w:ascii="Calibri" w:cs="Calibri" w:eastAsia="Calibri" w:hAnsi="Calibri"/>
          <w:b/>
          <w:bCs/>
          <w:i w:val="false"/>
          <w:iCs w:val="false"/>
          <w:color w:val="0D9488"/>
          <w:sz w:val="24"/>
          <w:szCs w:val="24"/>
        </w:rPr>
        <w:t xml:space="preserve">5.2  Why AI moves into the base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3A6B" w:color="auto" w:val="clear"/>
          </w:tcPr>
          <w:p>
            <w:pPr>
              <w:spacing w:after="50" w:before="50"/>
            </w:pPr>
            <w:r>
              <w:rPr>
                <w:rFonts w:ascii="Calibri" w:cs="Calibri" w:eastAsia="Calibri" w:hAnsi="Calibri"/>
                <w:b/>
                <w:bCs/>
                <w:i w:val="false"/>
                <w:iCs w:val="false"/>
                <w:color w:val="FFFFFF"/>
                <w:sz w:val="19"/>
                <w:szCs w:val="19"/>
              </w:rPr>
              <w:t xml:space="preserve">Metric</w:t>
            </w:r>
          </w:p>
        </w:tc>
        <w:tc>
          <w:tcPr>
            <w:tcW w:type="dxa" w:w="5760"/>
            <w:shd w:fill="1B3A6B" w:color="auto" w:val="clear"/>
          </w:tcPr>
          <w:p>
            <w:pPr>
              <w:spacing w:after="50" w:before="50"/>
            </w:pPr>
            <w:r>
              <w:rPr>
                <w:rFonts w:ascii="Calibri" w:cs="Calibri" w:eastAsia="Calibri" w:hAnsi="Calibri"/>
                <w:b/>
                <w:bCs/>
                <w:i w:val="false"/>
                <w:iCs w:val="false"/>
                <w:color w:val="FFFFFF"/>
                <w:sz w:val="19"/>
                <w:szCs w:val="19"/>
              </w:rPr>
              <w:t xml:space="preserve">Value</w:t>
            </w:r>
          </w:p>
        </w:tc>
      </w:tr>
      <w:tr>
        <w:tc>
          <w:tcPr>
            <w:tcW w:type="dxa" w:w="3600"/>
          </w:tcPr>
          <w:p>
            <w:pPr>
              <w:spacing w:after="40" w:before="40"/>
            </w:pPr>
            <w:r>
              <w:rPr>
                <w:rFonts w:ascii="Calibri" w:cs="Calibri" w:eastAsia="Calibri" w:hAnsi="Calibri"/>
                <w:b/>
                <w:bCs/>
                <w:i w:val="false"/>
                <w:iCs w:val="false"/>
                <w:color w:val="1F2937"/>
                <w:sz w:val="19"/>
                <w:szCs w:val="19"/>
              </w:rPr>
              <w:t xml:space="preserve">Inference cost per document (current model)</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~0.6 ETB</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Inference cost per document (recommended model upgrade)</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 ETB</w:t>
            </w:r>
          </w:p>
        </w:tc>
      </w:tr>
      <w:tr>
        <w:tc>
          <w:tcPr>
            <w:tcW w:type="dxa" w:w="3600"/>
          </w:tcPr>
          <w:p>
            <w:pPr>
              <w:spacing w:after="40" w:before="40"/>
            </w:pPr>
            <w:r>
              <w:rPr>
                <w:rFonts w:ascii="Calibri" w:cs="Calibri" w:eastAsia="Calibri" w:hAnsi="Calibri"/>
                <w:b/>
                <w:bCs/>
                <w:i w:val="false"/>
                <w:iCs w:val="false"/>
                <w:color w:val="1F2937"/>
                <w:sz w:val="19"/>
                <w:szCs w:val="19"/>
              </w:rPr>
              <w:t xml:space="preserve">Cost of a 400-document/month Business quota, annually</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~12,000 ETB</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Draft's add-on price for AI</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10,000 ETB/year</w:t>
            </w:r>
          </w:p>
        </w:tc>
      </w:tr>
    </w:tbl>
    <w:p>
      <w:pPr>
        <w:spacing w:after="130" w:line="268"/>
        <w:jc w:val="left"/>
      </w:pPr>
      <w:r>
        <w:rPr>
          <w:rFonts w:ascii="Calibri" w:cs="Calibri" w:eastAsia="Calibri" w:hAnsi="Calibri"/>
          <w:b w:val="false"/>
          <w:bCs w:val="false"/>
          <w:i w:val="false"/>
          <w:iCs w:val="false"/>
          <w:color w:val="1F2937"/>
          <w:sz w:val="21"/>
          <w:szCs w:val="21"/>
        </w:rPr>
        <w:t xml:space="preserve">The add-on was priced below the delivery cost of a heavy user while simultaneously hiding the capability from every prospect who did not buy it. Bundling a meaningful quota into each tier costs little, makes the differentiator visible in every demo, and converts AI from a line item to be negotiated into a reason to choose Onekof. Volume beyond the included quota remains billable at 12,000 ETB per additional 1,000 documents per month.</w:t>
      </w:r>
    </w:p>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Model upgrade recommended  </w:t>
      </w:r>
      <w:r>
        <w:rPr>
          <w:rFonts w:ascii="Calibri" w:cs="Calibri" w:eastAsia="Calibri" w:hAnsi="Calibri"/>
          <w:b w:val="false"/>
          <w:bCs w:val="false"/>
          <w:i w:val="false"/>
          <w:iCs w:val="false"/>
          <w:color w:val="1F2937"/>
          <w:sz w:val="19"/>
          <w:szCs w:val="19"/>
        </w:rPr>
        <w:t xml:space="preserve">The AI service currently runs Claude 3 Haiku, a model generation behind what is available. Upgrading raises inference cost from roughly 0.6 to 2.5 ETB per document — immaterial against a 260,000 ETB subscription — and materially improves extraction accuracy on the Amharic and mixed-language documents that constitute the hardest and most differentiating part of the workload.</w:t>
      </w:r>
    </w:p>
    <w:p>
      <w:pPr>
        <w:pStyle w:val="Heading2"/>
        <w:spacing w:after="140" w:before="300"/>
      </w:pPr>
      <w:r>
        <w:rPr>
          <w:rFonts w:ascii="Calibri" w:cs="Calibri" w:eastAsia="Calibri" w:hAnsi="Calibri"/>
          <w:b/>
          <w:bCs/>
          <w:i w:val="false"/>
          <w:iCs w:val="false"/>
          <w:color w:val="0D9488"/>
          <w:sz w:val="24"/>
          <w:szCs w:val="24"/>
        </w:rPr>
        <w:t xml:space="preserve">5.3  Government pricing</w:t>
      </w:r>
    </w:p>
    <w:p>
      <w:pPr>
        <w:spacing w:after="130" w:line="268"/>
        <w:jc w:val="left"/>
      </w:pPr>
      <w:r>
        <w:rPr>
          <w:rFonts w:ascii="Calibri" w:cs="Calibri" w:eastAsia="Calibri" w:hAnsi="Calibri"/>
          <w:b w:val="false"/>
          <w:bCs w:val="false"/>
          <w:i w:val="false"/>
          <w:iCs w:val="false"/>
          <w:color w:val="1F2937"/>
          <w:sz w:val="21"/>
          <w:szCs w:val="21"/>
        </w:rPr>
        <w:t xml:space="preserve">"Custom quotation" is not a pricing strategy; it is the absence of one. It leaves the field sales team without a floor and invites bids that win unprofitable work. The following is an internal rate card, not a published price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Engagement type</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Floor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Typical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Includes</w:t>
            </w:r>
          </w:p>
        </w:tc>
      </w:tr>
      <w:tr>
        <w:tc>
          <w:tcPr>
            <w:tcW w:type="dxa" w:w="2400"/>
          </w:tcPr>
          <w:p>
            <w:pPr>
              <w:spacing w:after="40" w:before="40"/>
            </w:pPr>
            <w:r>
              <w:rPr>
                <w:rFonts w:ascii="Calibri" w:cs="Calibri" w:eastAsia="Calibri" w:hAnsi="Calibri"/>
                <w:b/>
                <w:bCs/>
                <w:i w:val="false"/>
                <w:iCs w:val="false"/>
                <w:color w:val="1F2937"/>
                <w:sz w:val="19"/>
                <w:szCs w:val="19"/>
              </w:rPr>
              <w:t xml:space="preserve">Regional bureau</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Platform, local-language config, remote onboarding</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Federal agency</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Platform, implementation, training, standard SLA</w:t>
            </w:r>
          </w:p>
        </w:tc>
      </w:tr>
      <w:tr>
        <w:tc>
          <w:tcPr>
            <w:tcW w:type="dxa" w:w="2400"/>
          </w:tcPr>
          <w:p>
            <w:pPr>
              <w:spacing w:after="40" w:before="40"/>
            </w:pPr>
            <w:r>
              <w:rPr>
                <w:rFonts w:ascii="Calibri" w:cs="Calibri" w:eastAsia="Calibri" w:hAnsi="Calibri"/>
                <w:b/>
                <w:bCs/>
                <w:i w:val="false"/>
                <w:iCs w:val="false"/>
                <w:color w:val="1F2937"/>
                <w:sz w:val="19"/>
                <w:szCs w:val="19"/>
              </w:rPr>
              <w:t xml:space="preserve">Ministry, single department</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900,000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Above plus integration allowance and named contact</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Ministry, multi-department</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Above plus custom workflows and on-site training</w:t>
            </w:r>
          </w:p>
        </w:tc>
      </w:tr>
      <w:tr>
        <w:tc>
          <w:tcPr>
            <w:tcW w:type="dxa" w:w="2400"/>
          </w:tcPr>
          <w:p>
            <w:pPr>
              <w:spacing w:after="40" w:before="40"/>
            </w:pPr>
            <w:r>
              <w:rPr>
                <w:rFonts w:ascii="Calibri" w:cs="Calibri" w:eastAsia="Calibri" w:hAnsi="Calibri"/>
                <w:b/>
                <w:bCs/>
                <w:i w:val="false"/>
                <w:iCs w:val="false"/>
                <w:color w:val="1F2937"/>
                <w:sz w:val="19"/>
                <w:szCs w:val="19"/>
              </w:rPr>
              <w:t xml:space="preserve">Bank / financial institution</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1,100,000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Above plus enhanced security review support</w:t>
            </w:r>
          </w:p>
        </w:tc>
      </w:tr>
    </w:tbl>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Never bid below the floor. </w:t>
      </w:r>
      <w:r>
        <w:rPr>
          <w:rFonts w:ascii="Calibri" w:cs="Calibri" w:eastAsia="Calibri" w:hAnsi="Calibri"/>
          <w:b w:val="false"/>
          <w:bCs w:val="false"/>
          <w:i w:val="false"/>
          <w:iCs w:val="false"/>
          <w:color w:val="1F2937"/>
          <w:sz w:val="21"/>
          <w:szCs w:val="21"/>
        </w:rPr>
        <w:t xml:space="preserve">A won contract priced under floor consumes delivery capacity that a profitable contract needs, and sets a reference price that follows DAPS into every subsequent tender.</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Bundle services into one lump sum for tenders. </w:t>
      </w:r>
      <w:r>
        <w:rPr>
          <w:rFonts w:ascii="Calibri" w:cs="Calibri" w:eastAsia="Calibri" w:hAnsi="Calibri"/>
          <w:b w:val="false"/>
          <w:bCs w:val="false"/>
          <w:i w:val="false"/>
          <w:iCs w:val="false"/>
          <w:color w:val="1F2937"/>
          <w:sz w:val="21"/>
          <w:szCs w:val="21"/>
        </w:rPr>
        <w:t xml:space="preserve">Consistent with the draft — itemized post-award fees read poorly in public procurement.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Include the annual repricing clause. </w:t>
      </w:r>
      <w:r>
        <w:rPr>
          <w:rFonts w:ascii="Calibri" w:cs="Calibri" w:eastAsia="Calibri" w:hAnsi="Calibri"/>
          <w:b w:val="false"/>
          <w:bCs w:val="false"/>
          <w:i w:val="false"/>
          <w:iCs w:val="false"/>
          <w:color w:val="1F2937"/>
          <w:sz w:val="21"/>
          <w:szCs w:val="21"/>
        </w:rPr>
        <w:t xml:space="preserve">Multi-year Birr contracts without one transfer full currency risk to DAPS.</w:t>
      </w:r>
    </w:p>
    <w:p>
      <w:pPr>
        <w:pStyle w:val="Heading2"/>
        <w:spacing w:after="140" w:before="300"/>
      </w:pPr>
      <w:r>
        <w:rPr>
          <w:rFonts w:ascii="Calibri" w:cs="Calibri" w:eastAsia="Calibri" w:hAnsi="Calibri"/>
          <w:b/>
          <w:bCs/>
          <w:i w:val="false"/>
          <w:iCs w:val="false"/>
          <w:color w:val="0D9488"/>
          <w:sz w:val="24"/>
          <w:szCs w:val="24"/>
        </w:rPr>
        <w:t xml:space="preserve">5.4  Expansion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3A6B" w:color="auto" w:val="clear"/>
          </w:tcPr>
          <w:p>
            <w:pPr>
              <w:spacing w:after="50" w:before="50"/>
            </w:pPr>
            <w:r>
              <w:rPr>
                <w:rFonts w:ascii="Calibri" w:cs="Calibri" w:eastAsia="Calibri" w:hAnsi="Calibri"/>
                <w:b/>
                <w:bCs/>
                <w:i w:val="false"/>
                <w:iCs w:val="false"/>
                <w:color w:val="FFFFFF"/>
                <w:sz w:val="19"/>
                <w:szCs w:val="19"/>
              </w:rPr>
              <w:t xml:space="preserve">Component</w:t>
            </w:r>
          </w:p>
        </w:tc>
        <w:tc>
          <w:tcPr>
            <w:tcW w:type="dxa" w:w="5760"/>
            <w:shd w:fill="1B3A6B" w:color="auto" w:val="clear"/>
          </w:tcPr>
          <w:p>
            <w:pPr>
              <w:spacing w:after="50" w:before="50"/>
            </w:pPr>
            <w:r>
              <w:rPr>
                <w:rFonts w:ascii="Calibri" w:cs="Calibri" w:eastAsia="Calibri" w:hAnsi="Calibri"/>
                <w:b/>
                <w:bCs/>
                <w:i w:val="false"/>
                <w:iCs w:val="false"/>
                <w:color w:val="FFFFFF"/>
                <w:sz w:val="19"/>
                <w:szCs w:val="19"/>
              </w:rPr>
              <w:t xml:space="preserve">Price</w:t>
            </w:r>
          </w:p>
        </w:tc>
      </w:tr>
      <w:tr>
        <w:tc>
          <w:tcPr>
            <w:tcW w:type="dxa" w:w="3600"/>
          </w:tcPr>
          <w:p>
            <w:pPr>
              <w:spacing w:after="40" w:before="40"/>
            </w:pPr>
            <w:r>
              <w:rPr>
                <w:rFonts w:ascii="Calibri" w:cs="Calibri" w:eastAsia="Calibri" w:hAnsi="Calibri"/>
                <w:b/>
                <w:bCs/>
                <w:i w:val="false"/>
                <w:iCs w:val="false"/>
                <w:color w:val="1F2937"/>
                <w:sz w:val="19"/>
                <w:szCs w:val="19"/>
              </w:rPr>
              <w:t xml:space="preserve">Additional users (block of 5)</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15,000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Additional 25 active projects</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Additional 100 active projects</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18,000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Additional 500 active projects</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45,000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Additional AI volume (1,000 docs/month)</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12,000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Advanced analytics</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API / integration access</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15,000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Additional storage (100 GB)</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NGO / education discount</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30% off list</w:t>
            </w:r>
          </w:p>
        </w:tc>
      </w:tr>
    </w:tbl>
    <w:p>
      <w:pPr>
        <w:pBdr>
          <w:top w:val="single" w:color="B91C1C" w:sz="1"/>
          <w:left w:val="single" w:color="B91C1C" w:sz="8"/>
          <w:bottom w:val="single" w:color="B91C1C" w:sz="1"/>
          <w:right w:val="single" w:color="B91C1C" w:sz="1"/>
        </w:pBdr>
        <w:shd w:fill="FEE2E2" w:color="auto" w:val="clear"/>
        <w:spacing w:after="150" w:before="150" w:line="268"/>
        <w:ind w:left="170" w:right="170"/>
      </w:pPr>
      <w:r>
        <w:rPr>
          <w:rFonts w:ascii="Calibri" w:cs="Calibri" w:eastAsia="Calibri" w:hAnsi="Calibri"/>
          <w:b/>
          <w:bCs/>
          <w:i w:val="false"/>
          <w:iCs w:val="false"/>
          <w:color w:val="B91C1C"/>
          <w:sz w:val="19"/>
          <w:szCs w:val="19"/>
        </w:rPr>
        <w:t xml:space="preserve">Billing system gap  </w:t>
      </w:r>
      <w:r>
        <w:rPr>
          <w:rFonts w:ascii="Calibri" w:cs="Calibri" w:eastAsia="Calibri" w:hAnsi="Calibri"/>
          <w:b w:val="false"/>
          <w:bCs w:val="false"/>
          <w:i w:val="false"/>
          <w:iCs w:val="false"/>
          <w:color w:val="1F2937"/>
          <w:sz w:val="19"/>
          <w:szCs w:val="19"/>
        </w:rPr>
        <w:t xml:space="preserve">The subscription schema currently defines four plans — Free, Starter, Professional, Enterprise. This pricing model requires six, adding Business, Regional, and Government. Until the schema and checkout flow are extended, Business and Government customers cannot be billed through the platform and must be invoiced manually. This is a small engineering task with a hard commercial deadline: it blocks revenue collection from the two highest-value segments.</w:t>
      </w:r>
    </w:p>
    <w:p>
      <w:r>
        <w:br w:type="page"/>
      </w:r>
    </w:p>
    <w:p>
      <w:pPr>
        <w:pStyle w:val="Heading1"/>
        <w:spacing w:after="180" w:before="380"/>
      </w:pPr>
      <w:r>
        <w:rPr>
          <w:rFonts w:ascii="Calibri" w:cs="Calibri" w:eastAsia="Calibri" w:hAnsi="Calibri"/>
          <w:b/>
          <w:bCs/>
          <w:i w:val="false"/>
          <w:iCs w:val="false"/>
          <w:color w:val="1B3A6B"/>
          <w:sz w:val="28"/>
          <w:szCs w:val="28"/>
        </w:rPr>
        <w:t xml:space="preserve">7. Cost Structure</w:t>
      </w:r>
    </w:p>
    <w:p>
      <w:pPr>
        <w:spacing w:after="130" w:line="268"/>
        <w:jc w:val="left"/>
      </w:pPr>
      <w:r>
        <w:rPr>
          <w:rFonts w:ascii="Calibri" w:cs="Calibri" w:eastAsia="Calibri" w:hAnsi="Calibri"/>
          <w:b w:val="false"/>
          <w:bCs w:val="false"/>
          <w:i w:val="false"/>
          <w:iCs w:val="false"/>
          <w:color w:val="1F2937"/>
          <w:sz w:val="21"/>
          <w:szCs w:val="21"/>
        </w:rPr>
        <w:t xml:space="preserve">This section builds the cost-to-serve model the draft defers. Infrastructure figures are confirmed. People, premises, and marketing are planning estimates for the Addis Ababa market and should be validated against actual quotations before commitment.</w:t>
      </w:r>
    </w:p>
    <w:p>
      <w:pPr>
        <w:pStyle w:val="Heading2"/>
        <w:spacing w:after="140" w:before="300"/>
      </w:pPr>
      <w:r>
        <w:rPr>
          <w:rFonts w:ascii="Calibri" w:cs="Calibri" w:eastAsia="Calibri" w:hAnsi="Calibri"/>
          <w:b/>
          <w:bCs/>
          <w:i w:val="false"/>
          <w:iCs w:val="false"/>
          <w:color w:val="0D9488"/>
          <w:sz w:val="24"/>
          <w:szCs w:val="24"/>
        </w:rPr>
        <w:t xml:space="preserve">6.1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Item</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Basis</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Note</w:t>
            </w:r>
          </w:p>
        </w:tc>
      </w:tr>
      <w:tr>
        <w:tc>
          <w:tcPr>
            <w:tcW w:type="dxa" w:w="2400"/>
          </w:tcPr>
          <w:p>
            <w:pPr>
              <w:spacing w:after="40" w:before="40"/>
            </w:pPr>
            <w:r>
              <w:rPr>
                <w:rFonts w:ascii="Calibri" w:cs="Calibri" w:eastAsia="Calibri" w:hAnsi="Calibri"/>
                <w:b/>
                <w:bCs/>
                <w:i w:val="false"/>
                <w:iCs w:val="false"/>
                <w:color w:val="1F2937"/>
                <w:sz w:val="19"/>
                <w:szCs w:val="19"/>
              </w:rPr>
              <w:t xml:space="preserve">Ethio Telecom ECS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126,815 ETB / 6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253,630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Confirmed quotation — production VM plus managed daily backup</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Vercel Pro + Supabase Pro</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~$45/month</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86,400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International tier and staging environment</w:t>
            </w:r>
          </w:p>
        </w:tc>
      </w:tr>
      <w:tr>
        <w:tc>
          <w:tcPr>
            <w:tcW w:type="dxa" w:w="2400"/>
          </w:tcPr>
          <w:p>
            <w:pPr>
              <w:spacing w:after="40" w:before="40"/>
            </w:pPr>
            <w:r>
              <w:rPr>
                <w:rFonts w:ascii="Calibri" w:cs="Calibri" w:eastAsia="Calibri" w:hAnsi="Calibri"/>
                <w:b/>
                <w:bCs/>
                <w:i w:val="false"/>
                <w:iCs w:val="false"/>
                <w:color w:val="1F2937"/>
                <w:sz w:val="19"/>
                <w:szCs w:val="19"/>
              </w:rPr>
              <w:t xml:space="preserve">Operational SaaS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~$150/month</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288,000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Workspace email, CRM, accounting, error monitoring</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AI inference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Usage-based</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Scales with customers; ~2.5 ETB/document at recommended model</w:t>
            </w:r>
          </w:p>
        </w:tc>
      </w:tr>
      <w:tr>
        <w:tc>
          <w:tcPr>
            <w:tcW w:type="dxa" w:w="2400"/>
          </w:tcPr>
          <w:p>
            <w:pPr>
              <w:spacing w:after="40" w:before="40"/>
            </w:pPr>
            <w:r>
              <w:rPr>
                <w:rFonts w:ascii="Calibri" w:cs="Calibri" w:eastAsia="Calibri" w:hAnsi="Calibri"/>
                <w:b/>
                <w:bCs/>
                <w:i w:val="false"/>
                <w:iCs w:val="false"/>
                <w:color w:val="1F2937"/>
                <w:sz w:val="19"/>
                <w:szCs w:val="19"/>
              </w:rPr>
              <w:t xml:space="preserve">Domains, certificates, misc.</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Includes .et registration and renewal</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Infrastructure total</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713,030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~$4,460</w:t>
            </w:r>
          </w:p>
        </w:tc>
      </w:tr>
    </w:tbl>
    <w:p>
      <w:pPr>
        <w:spacing w:after="130" w:line="268"/>
        <w:jc w:val="left"/>
      </w:pPr>
      <w:r>
        <w:rPr>
          <w:rFonts w:ascii="Calibri" w:cs="Calibri" w:eastAsia="Calibri" w:hAnsi="Calibri"/>
          <w:b w:val="false"/>
          <w:bCs w:val="false"/>
          <w:i w:val="false"/>
          <w:iCs w:val="false"/>
          <w:color w:val="1F2937"/>
          <w:sz w:val="21"/>
          <w:szCs w:val="21"/>
        </w:rPr>
        <w:t xml:space="preserve">Infrastructure is roughly 11% of the Year 1 cost base and scales sub-linearly with customers — the multi-tenant architecture means the hundredth customer costs materially less to host than the first. This is the structural advantage of the platform model and it should be protected: every bespoke on-premise deployment sold trades this leverage for one-off revenue.</w:t>
      </w:r>
    </w:p>
    <w:p>
      <w:pPr>
        <w:pStyle w:val="Heading2"/>
        <w:spacing w:after="140" w:before="300"/>
      </w:pPr>
      <w:r>
        <w:rPr>
          <w:rFonts w:ascii="Calibri" w:cs="Calibri" w:eastAsia="Calibri" w:hAnsi="Calibri"/>
          <w:b/>
          <w:bCs/>
          <w:i w:val="false"/>
          <w:iCs w:val="false"/>
          <w:color w:val="0D9488"/>
          <w:sz w:val="24"/>
          <w:szCs w:val="24"/>
        </w:rPr>
        <w:t xml:space="preserve">6.2  People</w:t>
      </w:r>
    </w:p>
    <w:p>
      <w:pPr>
        <w:spacing w:after="130" w:line="268"/>
        <w:jc w:val="left"/>
      </w:pPr>
      <w:r>
        <w:rPr>
          <w:rFonts w:ascii="Calibri" w:cs="Calibri" w:eastAsia="Calibri" w:hAnsi="Calibri"/>
          <w:b w:val="false"/>
          <w:bCs w:val="false"/>
          <w:i w:val="false"/>
          <w:iCs w:val="false"/>
          <w:color w:val="1F2937"/>
          <w:sz w:val="21"/>
          <w:szCs w:val="21"/>
        </w:rPr>
        <w:t xml:space="preserve">People are the dominant cost. The structure below is the minimum that can pursue government tenders while supporting live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700"/>
        <w:gridCol w:w="1700"/>
        <w:gridCol w:w="1760"/>
      </w:tblGrid>
      <w:tr>
        <w:trPr>
          <w:tblHeader/>
        </w:trPr>
        <w:tc>
          <w:tcPr>
            <w:tcW w:type="dxa" w:w="2700"/>
            <w:shd w:fill="1B3A6B" w:color="auto" w:val="clear"/>
          </w:tcPr>
          <w:p>
            <w:pPr>
              <w:spacing w:after="50" w:before="50"/>
            </w:pPr>
            <w:r>
              <w:rPr>
                <w:rFonts w:ascii="Calibri" w:cs="Calibri" w:eastAsia="Calibri" w:hAnsi="Calibri"/>
                <w:b/>
                <w:bCs/>
                <w:i w:val="false"/>
                <w:iCs w:val="false"/>
                <w:color w:val="FFFFFF"/>
                <w:sz w:val="19"/>
                <w:szCs w:val="19"/>
              </w:rPr>
              <w:t xml:space="preserve">Role</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Count</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Monthly (ETB)</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1760"/>
            <w:shd w:fill="1B3A6B" w:color="auto" w:val="clear"/>
          </w:tcPr>
          <w:p>
            <w:pPr>
              <w:spacing w:after="50" w:before="50"/>
            </w:pPr>
            <w:r>
              <w:rPr>
                <w:rFonts w:ascii="Calibri" w:cs="Calibri" w:eastAsia="Calibri" w:hAnsi="Calibri"/>
                <w:b/>
                <w:bCs/>
                <w:i w:val="false"/>
                <w:iCs w:val="false"/>
                <w:color w:val="FFFFFF"/>
                <w:sz w:val="19"/>
                <w:szCs w:val="19"/>
              </w:rPr>
              <w:t xml:space="preserve">Rationale</w:t>
            </w:r>
          </w:p>
        </w:tc>
      </w:tr>
      <w:tr>
        <w:tc>
          <w:tcPr>
            <w:tcW w:type="dxa" w:w="2700"/>
          </w:tcPr>
          <w:p>
            <w:pPr>
              <w:spacing w:after="40" w:before="40"/>
            </w:pPr>
            <w:r>
              <w:rPr>
                <w:rFonts w:ascii="Calibri" w:cs="Calibri" w:eastAsia="Calibri" w:hAnsi="Calibri"/>
                <w:b/>
                <w:bCs/>
                <w:i w:val="false"/>
                <w:iCs w:val="false"/>
                <w:color w:val="1F2937"/>
                <w:sz w:val="19"/>
                <w:szCs w:val="19"/>
              </w:rPr>
              <w:t xml:space="preserve">Senior engineer / tech lead</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100,000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1,200,000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Platform, deployment, security response</w:t>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Software engineer</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Feature delivery, integrations</w:t>
            </w:r>
          </w:p>
        </w:tc>
      </w:tr>
      <w:tr>
        <w:tc>
          <w:tcPr>
            <w:tcW w:type="dxa" w:w="2700"/>
          </w:tcPr>
          <w:p>
            <w:pPr>
              <w:spacing w:after="40" w:before="40"/>
            </w:pPr>
            <w:r>
              <w:rPr>
                <w:rFonts w:ascii="Calibri" w:cs="Calibri" w:eastAsia="Calibri" w:hAnsi="Calibri"/>
                <w:b/>
                <w:bCs/>
                <w:i w:val="false"/>
                <w:iCs w:val="false"/>
                <w:color w:val="1F2937"/>
                <w:sz w:val="19"/>
                <w:szCs w:val="19"/>
              </w:rPr>
              <w:t xml:space="preserve">Head of public-sector business development</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720,000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Government relationships, sole-source cases, tender pursuit</w:t>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Customer success / support</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300,000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Onboarding, support queue</w:t>
            </w:r>
          </w:p>
        </w:tc>
      </w:tr>
      <w:tr>
        <w:tc>
          <w:tcPr>
            <w:tcW w:type="dxa" w:w="2700"/>
          </w:tcPr>
          <w:p>
            <w:pPr>
              <w:spacing w:after="40" w:before="40"/>
            </w:pPr>
            <w:r>
              <w:rPr>
                <w:rFonts w:ascii="Calibri" w:cs="Calibri" w:eastAsia="Calibri" w:hAnsi="Calibri"/>
                <w:b/>
                <w:bCs/>
                <w:i w:val="false"/>
                <w:iCs w:val="false"/>
                <w:color w:val="1F2937"/>
                <w:sz w:val="19"/>
                <w:szCs w:val="19"/>
              </w:rPr>
              <w:t xml:space="preserve">Operations &amp; administration</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35,000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420,000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Finance, procurement, in-country representation</w:t>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Bid &amp; proposal specialist (from Q2)</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35,000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315,000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Tender documentation, compliance responses, bond administration</w:t>
            </w:r>
          </w:p>
        </w:tc>
      </w:tr>
      <w:tr>
        <w:tc>
          <w:tcPr>
            <w:tcW w:type="dxa" w:w="2700"/>
            <w:shd w:fill="E0F2FE" w:color="auto" w:val="clear"/>
          </w:tcPr>
          <w:p>
            <w:pPr>
              <w:spacing w:after="40" w:before="40"/>
            </w:pPr>
            <w:r>
              <w:rPr>
                <w:rFonts w:ascii="Calibri" w:cs="Calibri" w:eastAsia="Calibri" w:hAnsi="Calibri"/>
                <w:b/>
                <w:bCs/>
                <w:i w:val="false"/>
                <w:iCs w:val="false"/>
                <w:color w:val="1B3A6B"/>
                <w:sz w:val="19"/>
                <w:szCs w:val="19"/>
              </w:rPr>
              <w:t xml:space="preserve">Subtotal</w:t>
            </w:r>
          </w:p>
        </w:tc>
        <w:tc>
          <w:tcPr>
            <w:tcW w:type="dxa" w:w="1500"/>
            <w:shd w:fill="E0F2FE" w:color="auto" w:val="clear"/>
          </w:tcPr>
          <w:p>
            <w:pPr>
              <w:spacing w:after="40" w:before="40"/>
            </w:pPr>
            <w:r>
              <w:rPr>
                <w:rFonts w:ascii="Calibri" w:cs="Calibri" w:eastAsia="Calibri" w:hAnsi="Calibri"/>
                <w:b/>
                <w:bCs/>
                <w:i w:val="false"/>
                <w:iCs w:val="false"/>
                <w:color w:val="1B3A6B"/>
                <w:sz w:val="19"/>
                <w:szCs w:val="19"/>
              </w:rPr>
              <w:t xml:space="preserve">6</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305,000</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3,555,000</w:t>
            </w:r>
          </w:p>
        </w:tc>
        <w:tc>
          <w:tcPr>
            <w:tcW w:type="dxa" w:w="1760"/>
            <w:shd w:fill="E0F2FE" w:color="auto" w:val="clear"/>
          </w:tcPr>
          <w:p>
            <w:pPr>
              <w:spacing w:after="40" w:before="40"/>
            </w:pPr>
            <w:r>
              <w:rPr>
                <w:rFonts w:ascii="Calibri" w:cs="Calibri" w:eastAsia="Calibri" w:hAnsi="Calibri"/>
                <w:b/>
                <w:bCs/>
                <w:i w:val="false"/>
                <w:iCs w:val="false"/>
                <w:color w:val="1B3A6B"/>
                <w:sz w:val="19"/>
                <w:szCs w:val="19"/>
              </w:rPr>
              <w:t xml:space="preserve"/>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Employer loading (12%)</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426,600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Pension contribution and severance provision</w:t>
            </w:r>
          </w:p>
        </w:tc>
      </w:tr>
      <w:tr>
        <w:tc>
          <w:tcPr>
            <w:tcW w:type="dxa" w:w="2700"/>
          </w:tcPr>
          <w:p>
            <w:pPr>
              <w:spacing w:after="40" w:before="40"/>
            </w:pPr>
            <w:r>
              <w:rPr>
                <w:rFonts w:ascii="Calibri" w:cs="Calibri" w:eastAsia="Calibri" w:hAnsi="Calibri"/>
                <w:b/>
                <w:bCs/>
                <w:i w:val="false"/>
                <w:iCs w:val="false"/>
                <w:color w:val="1F2937"/>
                <w:sz w:val="19"/>
                <w:szCs w:val="19"/>
              </w:rPr>
              <w:t xml:space="preserve">Recruitment (one-time)</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100,000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Year 1 only</w:t>
            </w:r>
          </w:p>
        </w:tc>
      </w:tr>
      <w:tr>
        <w:tc>
          <w:tcPr>
            <w:tcW w:type="dxa" w:w="2700"/>
            <w:shd w:fill="E0F2FE" w:color="auto" w:val="clear"/>
          </w:tcPr>
          <w:p>
            <w:pPr>
              <w:spacing w:after="40" w:before="40"/>
            </w:pPr>
            <w:r>
              <w:rPr>
                <w:rFonts w:ascii="Calibri" w:cs="Calibri" w:eastAsia="Calibri" w:hAnsi="Calibri"/>
                <w:b/>
                <w:bCs/>
                <w:i w:val="false"/>
                <w:iCs w:val="false"/>
                <w:color w:val="1B3A6B"/>
                <w:sz w:val="19"/>
                <w:szCs w:val="19"/>
              </w:rPr>
              <w:t xml:space="preserve">People total</w:t>
            </w:r>
          </w:p>
        </w:tc>
        <w:tc>
          <w:tcPr>
            <w:tcW w:type="dxa" w:w="150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4,081,600</w:t>
            </w:r>
          </w:p>
        </w:tc>
        <w:tc>
          <w:tcPr>
            <w:tcW w:type="dxa" w:w="1760"/>
            <w:shd w:fill="E0F2FE" w:color="auto" w:val="clear"/>
          </w:tcPr>
          <w:p>
            <w:pPr>
              <w:spacing w:after="40" w:before="40"/>
            </w:pPr>
            <w:r>
              <w:rPr>
                <w:rFonts w:ascii="Calibri" w:cs="Calibri" w:eastAsia="Calibri" w:hAnsi="Calibri"/>
                <w:b/>
                <w:bCs/>
                <w:i w:val="false"/>
                <w:iCs w:val="false"/>
                <w:color w:val="1B3A6B"/>
                <w:sz w:val="19"/>
                <w:szCs w:val="19"/>
              </w:rPr>
              <w:t xml:space="preserve">~$25,500</w:t>
            </w:r>
          </w:p>
        </w:tc>
      </w:tr>
    </w:tbl>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Sales compensation  </w:t>
      </w:r>
      <w:r>
        <w:rPr>
          <w:rFonts w:ascii="Calibri" w:cs="Calibri" w:eastAsia="Calibri" w:hAnsi="Calibri"/>
          <w:b w:val="false"/>
          <w:bCs w:val="false"/>
          <w:i w:val="false"/>
          <w:iCs w:val="false"/>
          <w:color w:val="1F2937"/>
          <w:sz w:val="19"/>
          <w:szCs w:val="19"/>
        </w:rPr>
        <w:t xml:space="preserve">The sales figure is base salary only. Government and enterprise deals should carry commission of 5–8% of first-year contract value, payable on collection rather than signature given Ethiopian public-sector payment timelines. On the Base scenario this adds roughly 200,000–350,000 ETB in Year 1 — a variable cost that only arises alongside the revenue that funds it.</w:t>
      </w:r>
    </w:p>
    <w:p>
      <w:pPr>
        <w:pStyle w:val="Heading2"/>
        <w:spacing w:after="140" w:before="300"/>
      </w:pPr>
      <w:r>
        <w:rPr>
          <w:rFonts w:ascii="Calibri" w:cs="Calibri" w:eastAsia="Calibri" w:hAnsi="Calibri"/>
          <w:b/>
          <w:bCs/>
          <w:i w:val="false"/>
          <w:iCs w:val="false"/>
          <w:color w:val="0D9488"/>
          <w:sz w:val="24"/>
          <w:szCs w:val="24"/>
        </w:rPr>
        <w:t xml:space="preserve">6.3  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Option</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Monthly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Assessment</w:t>
            </w:r>
          </w:p>
        </w:tc>
      </w:tr>
      <w:tr>
        <w:tc>
          <w:tcPr>
            <w:tcW w:type="dxa" w:w="2400"/>
          </w:tcPr>
          <w:p>
            <w:pPr>
              <w:spacing w:after="40" w:before="40"/>
            </w:pPr>
            <w:r>
              <w:rPr>
                <w:rFonts w:ascii="Calibri" w:cs="Calibri" w:eastAsia="Calibri" w:hAnsi="Calibri"/>
                <w:b/>
                <w:bCs/>
                <w:i w:val="false"/>
                <w:iCs w:val="false"/>
                <w:color w:val="1F2937"/>
                <w:sz w:val="19"/>
                <w:szCs w:val="19"/>
              </w:rPr>
              <w:t xml:space="preserve">Co-working desks (5)</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540,000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Lowest commitment; adequate to roughly 6 staff; weak for hosting government visitors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Office ~80 sqm, Bole / Kazanchis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Recommended — credibility matters in public-sector sales</w:t>
            </w:r>
          </w:p>
        </w:tc>
      </w:tr>
      <w:tr>
        <w:tc>
          <w:tcPr>
            <w:tcW w:type="dxa" w:w="2400"/>
          </w:tcPr>
          <w:p>
            <w:pPr>
              <w:spacing w:after="40" w:before="40"/>
            </w:pPr>
            <w:r>
              <w:rPr>
                <w:rFonts w:ascii="Calibri" w:cs="Calibri" w:eastAsia="Calibri" w:hAnsi="Calibri"/>
                <w:b/>
                <w:bCs/>
                <w:i w:val="false"/>
                <w:iCs w:val="false"/>
                <w:color w:val="1F2937"/>
                <w:sz w:val="19"/>
                <w:szCs w:val="19"/>
              </w:rPr>
              <w:t xml:space="preserve">Utilities, business fibre, security</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180,000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Redundant connectivity is not optional for a SaaS operator</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Fit-out and furniture (one-time)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Year 1 only</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Premises total (office option)</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1,030,000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~$6,440</w:t>
            </w:r>
          </w:p>
        </w:tc>
      </w:tr>
    </w:tbl>
    <w:p>
      <w:pPr>
        <w:spacing w:after="130" w:line="268"/>
        <w:jc w:val="left"/>
      </w:pPr>
      <w:r>
        <w:rPr>
          <w:rFonts w:ascii="Calibri" w:cs="Calibri" w:eastAsia="Calibri" w:hAnsi="Calibri"/>
          <w:b w:val="false"/>
          <w:bCs w:val="false"/>
          <w:i w:val="false"/>
          <w:iCs w:val="false"/>
          <w:color w:val="1F2937"/>
          <w:sz w:val="21"/>
          <w:szCs w:val="21"/>
        </w:rPr>
        <w:t xml:space="preserve">Co-working is defensible for the first two quarters and saves roughly 300,000 ETB. The argument for taking an office earlier is not comfort — it is that ministry and bank evaluation teams conduct vendor site visits, and a co-working desk is a weak answer to a procurement officer assessing whether a supplier will still exist in three years.</w:t>
      </w:r>
    </w:p>
    <w:p>
      <w:pPr>
        <w:pStyle w:val="Heading2"/>
        <w:spacing w:after="140" w:before="300"/>
      </w:pPr>
      <w:r>
        <w:rPr>
          <w:rFonts w:ascii="Calibri" w:cs="Calibri" w:eastAsia="Calibri" w:hAnsi="Calibri"/>
          <w:b/>
          <w:bCs/>
          <w:i w:val="false"/>
          <w:iCs w:val="false"/>
          <w:color w:val="0D9488"/>
          <w:sz w:val="24"/>
          <w:szCs w:val="24"/>
        </w:rPr>
        <w:t xml:space="preserve">6.4  Marketing and business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Activity</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Share</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Purpose</w:t>
            </w:r>
          </w:p>
        </w:tc>
      </w:tr>
      <w:tr>
        <w:tc>
          <w:tcPr>
            <w:tcW w:type="dxa" w:w="2400"/>
          </w:tcPr>
          <w:p>
            <w:pPr>
              <w:spacing w:after="40" w:before="40"/>
            </w:pPr>
            <w:r>
              <w:rPr>
                <w:rFonts w:ascii="Calibri" w:cs="Calibri" w:eastAsia="Calibri" w:hAnsi="Calibri"/>
                <w:b/>
                <w:bCs/>
                <w:i w:val="false"/>
                <w:iCs w:val="false"/>
                <w:color w:val="1F2937"/>
                <w:sz w:val="19"/>
                <w:szCs w:val="19"/>
              </w:rPr>
              <w:t xml:space="preserve">Brand, collateral, demo assets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23%</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Sector-specific materials in Amharic and English</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Sector events and ICT expos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27%</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Highest-yield channel for public-sector access</w:t>
            </w:r>
          </w:p>
        </w:tc>
      </w:tr>
      <w:tr>
        <w:tc>
          <w:tcPr>
            <w:tcW w:type="dxa" w:w="2400"/>
          </w:tcPr>
          <w:p>
            <w:pPr>
              <w:spacing w:after="40" w:before="40"/>
            </w:pPr>
            <w:r>
              <w:rPr>
                <w:rFonts w:ascii="Calibri" w:cs="Calibri" w:eastAsia="Calibri" w:hAnsi="Calibri"/>
                <w:b/>
                <w:bCs/>
                <w:i w:val="false"/>
                <w:iCs w:val="false"/>
                <w:color w:val="1F2937"/>
                <w:sz w:val="19"/>
                <w:szCs w:val="19"/>
              </w:rPr>
              <w:t xml:space="preserve">Digital advertising</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Reduced — SME acquisition deprioritized; inbound capture only</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Tender documentation, bid and performance bonds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38%</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Non-discretionary cost of bidding; capital is tied up per pursuit</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Marketing total</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1,300,000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~$8,125</w:t>
            </w:r>
          </w:p>
        </w:tc>
      </w:tr>
    </w:tbl>
    <w:p>
      <w:pPr>
        <w:pBdr>
          <w:top w:val="single" w:color="B45309" w:sz="1"/>
          <w:left w:val="single" w:color="B45309" w:sz="8"/>
          <w:bottom w:val="single" w:color="B45309" w:sz="1"/>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Where the draft and this assessment differ on marketing  </w:t>
      </w:r>
      <w:r>
        <w:rPr>
          <w:rFonts w:ascii="Calibri" w:cs="Calibri" w:eastAsia="Calibri" w:hAnsi="Calibri"/>
          <w:b w:val="false"/>
          <w:bCs w:val="false"/>
          <w:i w:val="false"/>
          <w:iCs w:val="false"/>
          <w:color w:val="1F2937"/>
          <w:sz w:val="19"/>
          <w:szCs w:val="19"/>
        </w:rPr>
        <w:t xml:space="preserve">A product-led, self-serve motion — which the draft recommends and this assessment retains for SMEs — does not apply to the segments that generate most of the revenue. No ministry signs a 900,000 ETB contract through a self-serve checkout. The digital spend serves the SME long tail; events, collateral, and tender costs serve the segments that actually pay the bills. Do not let the product-led framing starve the field motion.</w:t>
      </w:r>
    </w:p>
    <w:p>
      <w:pPr>
        <w:pStyle w:val="Heading2"/>
        <w:spacing w:after="140" w:before="300"/>
      </w:pPr>
      <w:r>
        <w:rPr>
          <w:rFonts w:ascii="Calibri" w:cs="Calibri" w:eastAsia="Calibri" w:hAnsi="Calibri"/>
          <w:b/>
          <w:bCs/>
          <w:i w:val="false"/>
          <w:iCs w:val="false"/>
          <w:color w:val="0D9488"/>
          <w:sz w:val="24"/>
          <w:szCs w:val="24"/>
        </w:rPr>
        <w:t xml:space="preserve">6.5  Legal, compliance and professional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B3A6B" w:color="auto" w:val="clear"/>
          </w:tcPr>
          <w:p>
            <w:pPr>
              <w:spacing w:after="50" w:before="50"/>
            </w:pPr>
            <w:r>
              <w:rPr>
                <w:rFonts w:ascii="Calibri" w:cs="Calibri" w:eastAsia="Calibri" w:hAnsi="Calibri"/>
                <w:b/>
                <w:bCs/>
                <w:i w:val="false"/>
                <w:iCs w:val="false"/>
                <w:color w:val="FFFFFF"/>
                <w:sz w:val="19"/>
                <w:szCs w:val="19"/>
              </w:rPr>
              <w:t xml:space="preserve">Item</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Note</w:t>
            </w:r>
          </w:p>
        </w:tc>
      </w:tr>
      <w:tr>
        <w:tc>
          <w:tcPr>
            <w:tcW w:type="dxa" w:w="2800"/>
          </w:tcPr>
          <w:p>
            <w:pPr>
              <w:spacing w:after="40" w:before="40"/>
            </w:pPr>
            <w:r>
              <w:rPr>
                <w:rFonts w:ascii="Calibri" w:cs="Calibri" w:eastAsia="Calibri" w:hAnsi="Calibri"/>
                <w:b/>
                <w:bCs/>
                <w:i w:val="false"/>
                <w:iCs w:val="false"/>
                <w:color w:val="1F2937"/>
                <w:sz w:val="19"/>
                <w:szCs w:val="19"/>
              </w:rPr>
              <w:t xml:space="preserve">INSA recertification</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Estimate — confirm with INSA. Gating dependency for government sales</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Audit and accounting</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120,000</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Required for VAT-registered entity</w:t>
            </w:r>
          </w:p>
        </w:tc>
      </w:tr>
      <w:tr>
        <w:tc>
          <w:tcPr>
            <w:tcW w:type="dxa" w:w="2800"/>
          </w:tcPr>
          <w:p>
            <w:pPr>
              <w:spacing w:after="40" w:before="40"/>
            </w:pPr>
            <w:r>
              <w:rPr>
                <w:rFonts w:ascii="Calibri" w:cs="Calibri" w:eastAsia="Calibri" w:hAnsi="Calibri"/>
                <w:b/>
                <w:bCs/>
                <w:i w:val="false"/>
                <w:iCs w:val="false"/>
                <w:color w:val="1F2937"/>
                <w:sz w:val="19"/>
                <w:szCs w:val="19"/>
              </w:rPr>
              <w:t xml:space="preserve">Legal — contracts, data residency, SLA drafting</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Includes converting the managed/self-managed table into contract language</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IP and trademark maintenance</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EIPA registration upkeep</w:t>
            </w:r>
          </w:p>
        </w:tc>
      </w:tr>
      <w:tr>
        <w:tc>
          <w:tcPr>
            <w:tcW w:type="dxa" w:w="2800"/>
            <w:shd w:fill="E0F2FE" w:color="auto" w:val="clear"/>
          </w:tcPr>
          <w:p>
            <w:pPr>
              <w:spacing w:after="40" w:before="40"/>
            </w:pPr>
            <w:r>
              <w:rPr>
                <w:rFonts w:ascii="Calibri" w:cs="Calibri" w:eastAsia="Calibri" w:hAnsi="Calibri"/>
                <w:b/>
                <w:bCs/>
                <w:i w:val="false"/>
                <w:iCs w:val="false"/>
                <w:color w:val="1B3A6B"/>
                <w:sz w:val="19"/>
                <w:szCs w:val="19"/>
              </w:rPr>
              <w:t xml:space="preserve">Compliance total</w:t>
            </w:r>
          </w:p>
        </w:tc>
        <w:tc>
          <w:tcPr>
            <w:tcW w:type="dxa" w:w="3280"/>
            <w:shd w:fill="E0F2FE" w:color="auto" w:val="clear"/>
          </w:tcPr>
          <w:p>
            <w:pPr>
              <w:spacing w:after="40" w:before="40"/>
            </w:pPr>
            <w:r>
              <w:rPr>
                <w:rFonts w:ascii="Calibri" w:cs="Calibri" w:eastAsia="Calibri" w:hAnsi="Calibri"/>
                <w:b/>
                <w:bCs/>
                <w:i w:val="false"/>
                <w:iCs w:val="false"/>
                <w:color w:val="1B3A6B"/>
                <w:sz w:val="19"/>
                <w:szCs w:val="19"/>
              </w:rPr>
              <w:t xml:space="preserve">570,000</w:t>
            </w:r>
          </w:p>
        </w:tc>
        <w:tc>
          <w:tcPr>
            <w:tcW w:type="dxa" w:w="3280"/>
            <w:shd w:fill="E0F2FE" w:color="auto" w:val="clear"/>
          </w:tcPr>
          <w:p>
            <w:pPr>
              <w:spacing w:after="40" w:before="40"/>
            </w:pPr>
            <w:r>
              <w:rPr>
                <w:rFonts w:ascii="Calibri" w:cs="Calibri" w:eastAsia="Calibri" w:hAnsi="Calibri"/>
                <w:b/>
                <w:bCs/>
                <w:i w:val="false"/>
                <w:iCs w:val="false"/>
                <w:color w:val="1B3A6B"/>
                <w:sz w:val="19"/>
                <w:szCs w:val="19"/>
              </w:rPr>
              <w:t xml:space="preserve">~$3,560</w:t>
            </w:r>
          </w:p>
        </w:tc>
      </w:tr>
    </w:tbl>
    <w:p>
      <w:pPr>
        <w:pStyle w:val="Heading2"/>
        <w:spacing w:after="140" w:before="300"/>
      </w:pPr>
      <w:r>
        <w:rPr>
          <w:rFonts w:ascii="Calibri" w:cs="Calibri" w:eastAsia="Calibri" w:hAnsi="Calibri"/>
          <w:b/>
          <w:bCs/>
          <w:i w:val="false"/>
          <w:iCs w:val="false"/>
          <w:color w:val="0D9488"/>
          <w:sz w:val="24"/>
          <w:szCs w:val="24"/>
        </w:rPr>
        <w:t xml:space="preserve">6.6  Year 1 cost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Category</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Share</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USD (@160)</w:t>
            </w:r>
          </w:p>
        </w:tc>
      </w:tr>
      <w:tr>
        <w:tc>
          <w:tcPr>
            <w:tcW w:type="dxa" w:w="2400"/>
          </w:tcPr>
          <w:p>
            <w:pPr>
              <w:spacing w:after="40" w:before="40"/>
            </w:pPr>
            <w:r>
              <w:rPr>
                <w:rFonts w:ascii="Calibri" w:cs="Calibri" w:eastAsia="Calibri" w:hAnsi="Calibri"/>
                <w:b/>
                <w:bCs/>
                <w:i w:val="false"/>
                <w:iCs w:val="false"/>
                <w:color w:val="1F2937"/>
                <w:sz w:val="19"/>
                <w:szCs w:val="19"/>
              </w:rPr>
              <w:t xml:space="preserve">People</w:t>
            </w:r>
          </w:p>
        </w:tc>
        <w:tc>
          <w:tcPr>
            <w:tcW w:type="dxa" w:w="2320"/>
          </w:tcPr>
          <w:p>
            <w:pPr>
              <w:spacing w:after="40" w:before="40"/>
            </w:pPr>
            <w:del w:id="1088" w:author="DAPS PLC" w:date="2026-08-05T00:00:00Z">
              <w:r>
                <w:rPr>
                  <w:rFonts w:ascii="Calibri" w:cs="Calibri" w:eastAsia="Calibri" w:hAnsi="Calibri"/>
                  <w:b w:val="false"/>
                  <w:bCs w:val="false"/>
                  <w:i w:val="false"/>
                  <w:iCs w:val="false"/>
                  <w:color w:val="1F2937"/>
                  <w:sz w:val="19"/>
                  <w:szCs w:val="19"/>
                </w:rPr>
                <w:delText xml:space="preserve">3,507,200 </w:delText>
              </w:r>
            </w:del>
            <w:ins w:id="1089" w:author="DAPS PLC" w:date="2026-08-05T00:00:00Z">
              <w:r>
                <w:rPr>
                  <w:rFonts w:ascii="Calibri" w:cs="Calibri" w:eastAsia="Calibri" w:hAnsi="Calibri"/>
                  <w:b/>
                  <w:bCs/>
                  <w:i w:val="false"/>
                  <w:iCs w:val="false"/>
                  <w:color w:val="1F2937"/>
                  <w:sz w:val="19"/>
                  <w:szCs w:val="19"/>
                </w:rPr>
                <w:t xml:space="preserve">4,081,600</w:t>
              </w:r>
            </w:ins>
          </w:p>
        </w:tc>
        <w:tc>
          <w:tcPr>
            <w:tcW w:type="dxa" w:w="2320"/>
          </w:tcPr>
          <w:p>
            <w:pPr>
              <w:spacing w:after="40" w:before="40"/>
            </w:pPr>
            <w:del w:id="1090" w:author="DAPS PLC" w:date="2026-08-05T00:00:00Z">
              <w:r>
                <w:rPr>
                  <w:rFonts w:ascii="Calibri" w:cs="Calibri" w:eastAsia="Calibri" w:hAnsi="Calibri"/>
                  <w:b w:val="false"/>
                  <w:bCs w:val="false"/>
                  <w:i w:val="false"/>
                  <w:iCs w:val="false"/>
                  <w:color w:val="1F2937"/>
                  <w:sz w:val="19"/>
                  <w:szCs w:val="19"/>
                </w:rPr>
                <w:delText xml:space="preserve">53% </w:delText>
              </w:r>
            </w:del>
            <w:ins w:id="1091" w:author="DAPS PLC" w:date="2026-08-05T00:00:00Z">
              <w:r>
                <w:rPr>
                  <w:rFonts w:ascii="Calibri" w:cs="Calibri" w:eastAsia="Calibri" w:hAnsi="Calibri"/>
                  <w:b/>
                  <w:bCs/>
                  <w:i w:val="false"/>
                  <w:iCs w:val="false"/>
                  <w:color w:val="1F2937"/>
                  <w:sz w:val="19"/>
                  <w:szCs w:val="19"/>
                </w:rPr>
                <w:t xml:space="preserve">52%</w:t>
              </w:r>
            </w:ins>
          </w:p>
        </w:tc>
        <w:tc>
          <w:tcPr>
            <w:tcW w:type="dxa" w:w="2320"/>
          </w:tcPr>
          <w:p>
            <w:pPr>
              <w:spacing w:after="40" w:before="40"/>
            </w:pPr>
            <w:del w:id="1092" w:author="DAPS PLC" w:date="2026-08-05T00:00:00Z">
              <w:r>
                <w:rPr>
                  <w:rFonts w:ascii="Calibri" w:cs="Calibri" w:eastAsia="Calibri" w:hAnsi="Calibri"/>
                  <w:b w:val="false"/>
                  <w:bCs w:val="false"/>
                  <w:i w:val="false"/>
                  <w:iCs w:val="false"/>
                  <w:color w:val="1F2937"/>
                  <w:sz w:val="19"/>
                  <w:szCs w:val="19"/>
                </w:rPr>
                <w:delText xml:space="preserve">$21,920 </w:delText>
              </w:r>
            </w:del>
            <w:ins w:id="1093" w:author="DAPS PLC" w:date="2026-08-05T00:00:00Z">
              <w:r>
                <w:rPr>
                  <w:rFonts w:ascii="Calibri" w:cs="Calibri" w:eastAsia="Calibri" w:hAnsi="Calibri"/>
                  <w:b/>
                  <w:bCs/>
                  <w:i w:val="false"/>
                  <w:iCs w:val="false"/>
                  <w:color w:val="1F2937"/>
                  <w:sz w:val="19"/>
                  <w:szCs w:val="19"/>
                </w:rPr>
                <w:t xml:space="preserve">$25,510</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Marketing &amp; business development</w:t>
            </w:r>
          </w:p>
        </w:tc>
        <w:tc>
          <w:tcPr>
            <w:tcW w:type="dxa" w:w="2320"/>
            <w:shd w:fill="F8FAFC" w:color="auto" w:val="clear"/>
          </w:tcPr>
          <w:p>
            <w:pPr>
              <w:spacing w:after="40" w:before="40"/>
            </w:pPr>
            <w:del w:id="1094" w:author="DAPS PLC" w:date="2026-08-05T00:00:00Z">
              <w:r>
                <w:rPr>
                  <w:rFonts w:ascii="Calibri" w:cs="Calibri" w:eastAsia="Calibri" w:hAnsi="Calibri"/>
                  <w:b w:val="false"/>
                  <w:bCs w:val="false"/>
                  <w:i w:val="false"/>
                  <w:iCs w:val="false"/>
                  <w:color w:val="1F2937"/>
                  <w:sz w:val="19"/>
                  <w:szCs w:val="19"/>
                </w:rPr>
                <w:delText xml:space="preserve">1,160,000 </w:delText>
              </w:r>
            </w:del>
            <w:ins w:id="1095" w:author="DAPS PLC" w:date="2026-08-05T00:00:00Z">
              <w:r>
                <w:rPr>
                  <w:rFonts w:ascii="Calibri" w:cs="Calibri" w:eastAsia="Calibri" w:hAnsi="Calibri"/>
                  <w:b/>
                  <w:bCs/>
                  <w:i w:val="false"/>
                  <w:iCs w:val="false"/>
                  <w:color w:val="1F2937"/>
                  <w:sz w:val="19"/>
                  <w:szCs w:val="19"/>
                </w:rPr>
                <w:t xml:space="preserve">1,300,000</w:t>
              </w:r>
            </w:ins>
          </w:p>
        </w:tc>
        <w:tc>
          <w:tcPr>
            <w:tcW w:type="dxa" w:w="2320"/>
            <w:shd w:fill="F8FAFC" w:color="auto" w:val="clear"/>
          </w:tcPr>
          <w:p>
            <w:pPr>
              <w:spacing w:after="40" w:before="40"/>
            </w:pPr>
            <w:del w:id="1096" w:author="DAPS PLC" w:date="2026-08-05T00:00:00Z">
              <w:r>
                <w:rPr>
                  <w:rFonts w:ascii="Calibri" w:cs="Calibri" w:eastAsia="Calibri" w:hAnsi="Calibri"/>
                  <w:b w:val="false"/>
                  <w:bCs w:val="false"/>
                  <w:i w:val="false"/>
                  <w:iCs w:val="false"/>
                  <w:color w:val="1F2937"/>
                  <w:sz w:val="19"/>
                  <w:szCs w:val="19"/>
                </w:rPr>
                <w:delText xml:space="preserve">17% </w:delText>
              </w:r>
            </w:del>
            <w:ins w:id="1097" w:author="DAPS PLC" w:date="2026-08-05T00:00:00Z">
              <w:r>
                <w:rPr>
                  <w:rFonts w:ascii="Calibri" w:cs="Calibri" w:eastAsia="Calibri" w:hAnsi="Calibri"/>
                  <w:b/>
                  <w:bCs/>
                  <w:i w:val="false"/>
                  <w:iCs w:val="false"/>
                  <w:color w:val="1F2937"/>
                  <w:sz w:val="19"/>
                  <w:szCs w:val="19"/>
                </w:rPr>
                <w:t xml:space="preserve">17%</w:t>
              </w:r>
            </w:ins>
          </w:p>
        </w:tc>
        <w:tc>
          <w:tcPr>
            <w:tcW w:type="dxa" w:w="2320"/>
            <w:shd w:fill="F8FAFC" w:color="auto" w:val="clear"/>
          </w:tcPr>
          <w:p>
            <w:pPr>
              <w:spacing w:after="40" w:before="40"/>
            </w:pPr>
            <w:del w:id="1098" w:author="DAPS PLC" w:date="2026-08-05T00:00:00Z">
              <w:r>
                <w:rPr>
                  <w:rFonts w:ascii="Calibri" w:cs="Calibri" w:eastAsia="Calibri" w:hAnsi="Calibri"/>
                  <w:b w:val="false"/>
                  <w:bCs w:val="false"/>
                  <w:i w:val="false"/>
                  <w:iCs w:val="false"/>
                  <w:color w:val="1F2937"/>
                  <w:sz w:val="19"/>
                  <w:szCs w:val="19"/>
                </w:rPr>
                <w:delText xml:space="preserve">$7,250 </w:delText>
              </w:r>
            </w:del>
            <w:ins w:id="1099" w:author="DAPS PLC" w:date="2026-08-05T00:00:00Z">
              <w:r>
                <w:rPr>
                  <w:rFonts w:ascii="Calibri" w:cs="Calibri" w:eastAsia="Calibri" w:hAnsi="Calibri"/>
                  <w:b/>
                  <w:bCs/>
                  <w:i w:val="false"/>
                  <w:iCs w:val="false"/>
                  <w:color w:val="1F2937"/>
                  <w:sz w:val="19"/>
                  <w:szCs w:val="19"/>
                </w:rPr>
                <w:t xml:space="preserve">$8,125</w:t>
              </w:r>
            </w:ins>
          </w:p>
        </w:tc>
      </w:tr>
      <w:tr>
        <w:tc>
          <w:tcPr>
            <w:tcW w:type="dxa" w:w="2400"/>
          </w:tcPr>
          <w:p>
            <w:pPr>
              <w:spacing w:after="40" w:before="40"/>
            </w:pPr>
            <w:r>
              <w:rPr>
                <w:rFonts w:ascii="Calibri" w:cs="Calibri" w:eastAsia="Calibri" w:hAnsi="Calibri"/>
                <w:b/>
                <w:bCs/>
                <w:i w:val="false"/>
                <w:iCs w:val="false"/>
                <w:color w:val="1F2937"/>
                <w:sz w:val="19"/>
                <w:szCs w:val="19"/>
              </w:rPr>
              <w:t xml:space="preserve">Premises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1,030,000</w:t>
            </w:r>
          </w:p>
        </w:tc>
        <w:tc>
          <w:tcPr>
            <w:tcW w:type="dxa" w:w="2320"/>
          </w:tcPr>
          <w:p>
            <w:pPr>
              <w:spacing w:after="40" w:before="40"/>
            </w:pPr>
            <w:del w:id="1100" w:author="DAPS PLC" w:date="2026-08-05T00:00:00Z">
              <w:r>
                <w:rPr>
                  <w:rFonts w:ascii="Calibri" w:cs="Calibri" w:eastAsia="Calibri" w:hAnsi="Calibri"/>
                  <w:b w:val="false"/>
                  <w:bCs w:val="false"/>
                  <w:i w:val="false"/>
                  <w:iCs w:val="false"/>
                  <w:color w:val="1F2937"/>
                  <w:sz w:val="19"/>
                  <w:szCs w:val="19"/>
                </w:rPr>
                <w:delText xml:space="preserve">15% </w:delText>
              </w:r>
            </w:del>
            <w:ins w:id="1101" w:author="DAPS PLC" w:date="2026-08-05T00:00:00Z">
              <w:r>
                <w:rPr>
                  <w:rFonts w:ascii="Calibri" w:cs="Calibri" w:eastAsia="Calibri" w:hAnsi="Calibri"/>
                  <w:b/>
                  <w:bCs/>
                  <w:i w:val="false"/>
                  <w:iCs w:val="false"/>
                  <w:color w:val="1F2937"/>
                  <w:sz w:val="19"/>
                  <w:szCs w:val="19"/>
                </w:rPr>
                <w:t xml:space="preserve">13%</w:t>
              </w:r>
            </w:ins>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$6,440</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Infrastructure</w:t>
            </w:r>
          </w:p>
        </w:tc>
        <w:tc>
          <w:tcPr>
            <w:tcW w:type="dxa" w:w="2320"/>
            <w:shd w:fill="F8FAFC" w:color="auto" w:val="clear"/>
          </w:tcPr>
          <w:p>
            <w:pPr>
              <w:spacing w:after="40" w:before="40"/>
            </w:pPr>
            <w:del w:id="1102" w:author="DAPS PLC" w:date="2026-08-05T00:00:00Z">
              <w:r>
                <w:rPr>
                  <w:rFonts w:ascii="Calibri" w:cs="Calibri" w:eastAsia="Calibri" w:hAnsi="Calibri"/>
                  <w:b w:val="false"/>
                  <w:bCs w:val="false"/>
                  <w:i w:val="false"/>
                  <w:iCs w:val="false"/>
                  <w:color w:val="1F2937"/>
                  <w:sz w:val="19"/>
                  <w:szCs w:val="19"/>
                </w:rPr>
                <w:delText xml:space="preserve">713,030 </w:delText>
              </w:r>
            </w:del>
            <w:ins w:id="1103" w:author="DAPS PLC" w:date="2026-08-05T00:00:00Z">
              <w:r>
                <w:rPr>
                  <w:rFonts w:ascii="Calibri" w:cs="Calibri" w:eastAsia="Calibri" w:hAnsi="Calibri"/>
                  <w:b/>
                  <w:bCs/>
                  <w:i w:val="false"/>
                  <w:iCs w:val="false"/>
                  <w:color w:val="1F2937"/>
                  <w:sz w:val="19"/>
                  <w:szCs w:val="19"/>
                </w:rPr>
                <w:t xml:space="preserve">780,000</w:t>
              </w:r>
            </w:ins>
          </w:p>
        </w:tc>
        <w:tc>
          <w:tcPr>
            <w:tcW w:type="dxa" w:w="2320"/>
            <w:shd w:fill="F8FAFC" w:color="auto" w:val="clear"/>
          </w:tcPr>
          <w:p>
            <w:pPr>
              <w:spacing w:after="40" w:before="40"/>
            </w:pPr>
            <w:del w:id="1104" w:author="DAPS PLC" w:date="2026-08-05T00:00:00Z">
              <w:r>
                <w:rPr>
                  <w:rFonts w:ascii="Calibri" w:cs="Calibri" w:eastAsia="Calibri" w:hAnsi="Calibri"/>
                  <w:b w:val="false"/>
                  <w:bCs w:val="false"/>
                  <w:i w:val="false"/>
                  <w:iCs w:val="false"/>
                  <w:color w:val="1F2937"/>
                  <w:sz w:val="19"/>
                  <w:szCs w:val="19"/>
                </w:rPr>
                <w:delText xml:space="preserve">11% </w:delText>
              </w:r>
            </w:del>
            <w:ins w:id="1105" w:author="DAPS PLC" w:date="2026-08-05T00:00:00Z">
              <w:r>
                <w:rPr>
                  <w:rFonts w:ascii="Calibri" w:cs="Calibri" w:eastAsia="Calibri" w:hAnsi="Calibri"/>
                  <w:b/>
                  <w:bCs/>
                  <w:i w:val="false"/>
                  <w:iCs w:val="false"/>
                  <w:color w:val="1F2937"/>
                  <w:sz w:val="19"/>
                  <w:szCs w:val="19"/>
                </w:rPr>
                <w:t xml:space="preserve">10%</w:t>
              </w:r>
            </w:ins>
          </w:p>
        </w:tc>
        <w:tc>
          <w:tcPr>
            <w:tcW w:type="dxa" w:w="2320"/>
            <w:shd w:fill="F8FAFC" w:color="auto" w:val="clear"/>
          </w:tcPr>
          <w:p>
            <w:pPr>
              <w:spacing w:after="40" w:before="40"/>
            </w:pPr>
            <w:del w:id="1106" w:author="DAPS PLC" w:date="2026-08-05T00:00:00Z">
              <w:r>
                <w:rPr>
                  <w:rFonts w:ascii="Calibri" w:cs="Calibri" w:eastAsia="Calibri" w:hAnsi="Calibri"/>
                  <w:b w:val="false"/>
                  <w:bCs w:val="false"/>
                  <w:i w:val="false"/>
                  <w:iCs w:val="false"/>
                  <w:color w:val="1F2937"/>
                  <w:sz w:val="19"/>
                  <w:szCs w:val="19"/>
                </w:rPr>
                <w:delText xml:space="preserve">$4,456 </w:delText>
              </w:r>
            </w:del>
            <w:ins w:id="1107" w:author="DAPS PLC" w:date="2026-08-05T00:00:00Z">
              <w:r>
                <w:rPr>
                  <w:rFonts w:ascii="Calibri" w:cs="Calibri" w:eastAsia="Calibri" w:hAnsi="Calibri"/>
                  <w:b/>
                  <w:bCs/>
                  <w:i w:val="false"/>
                  <w:iCs w:val="false"/>
                  <w:color w:val="1F2937"/>
                  <w:sz w:val="19"/>
                  <w:szCs w:val="19"/>
                </w:rPr>
                <w:t xml:space="preserve">$4,875</w:t>
              </w:r>
            </w:ins>
          </w:p>
        </w:tc>
      </w:tr>
      <w:tr>
        <w:tc>
          <w:tcPr>
            <w:tcW w:type="dxa" w:w="2400"/>
          </w:tcPr>
          <w:p>
            <w:pPr>
              <w:spacing w:after="40" w:before="40"/>
            </w:pPr>
            <w:r>
              <w:rPr>
                <w:rFonts w:ascii="Calibri" w:cs="Calibri" w:eastAsia="Calibri" w:hAnsi="Calibri"/>
                <w:b/>
                <w:bCs/>
                <w:i w:val="false"/>
                <w:iCs w:val="false"/>
                <w:color w:val="1F2937"/>
                <w:sz w:val="19"/>
                <w:szCs w:val="19"/>
              </w:rPr>
              <w:t xml:space="preserve">Legal &amp; compliance</w:t>
            </w:r>
          </w:p>
        </w:tc>
        <w:tc>
          <w:tcPr>
            <w:tcW w:type="dxa" w:w="2320"/>
          </w:tcPr>
          <w:p>
            <w:pPr>
              <w:spacing w:after="40" w:before="40"/>
            </w:pPr>
            <w:del w:id="1108" w:author="DAPS PLC" w:date="2026-08-05T00:00:00Z">
              <w:r>
                <w:rPr>
                  <w:rFonts w:ascii="Calibri" w:cs="Calibri" w:eastAsia="Calibri" w:hAnsi="Calibri"/>
                  <w:b w:val="false"/>
                  <w:bCs w:val="false"/>
                  <w:i w:val="false"/>
                  <w:iCs w:val="false"/>
                  <w:color w:val="1F2937"/>
                  <w:sz w:val="19"/>
                  <w:szCs w:val="19"/>
                </w:rPr>
                <w:delText xml:space="preserve">570,000 </w:delText>
              </w:r>
            </w:del>
            <w:ins w:id="1109" w:author="DAPS PLC" w:date="2026-08-05T00:00:00Z">
              <w:r>
                <w:rPr>
                  <w:rFonts w:ascii="Calibri" w:cs="Calibri" w:eastAsia="Calibri" w:hAnsi="Calibri"/>
                  <w:b/>
                  <w:bCs/>
                  <w:i w:val="false"/>
                  <w:iCs w:val="false"/>
                  <w:color w:val="1F2937"/>
                  <w:sz w:val="19"/>
                  <w:szCs w:val="19"/>
                </w:rPr>
                <w:t xml:space="preserve">700,000</w:t>
              </w:r>
            </w:ins>
          </w:p>
        </w:tc>
        <w:tc>
          <w:tcPr>
            <w:tcW w:type="dxa" w:w="2320"/>
          </w:tcPr>
          <w:p>
            <w:pPr>
              <w:spacing w:after="40" w:before="40"/>
            </w:pPr>
            <w:del w:id="1110" w:author="DAPS PLC" w:date="2026-08-05T00:00:00Z">
              <w:r>
                <w:rPr>
                  <w:rFonts w:ascii="Calibri" w:cs="Calibri" w:eastAsia="Calibri" w:hAnsi="Calibri"/>
                  <w:b w:val="false"/>
                  <w:bCs w:val="false"/>
                  <w:i w:val="false"/>
                  <w:iCs w:val="false"/>
                  <w:color w:val="1F2937"/>
                  <w:sz w:val="19"/>
                  <w:szCs w:val="19"/>
                </w:rPr>
                <w:delText xml:space="preserve">9% </w:delText>
              </w:r>
            </w:del>
            <w:ins w:id="1111" w:author="DAPS PLC" w:date="2026-08-05T00:00:00Z">
              <w:r>
                <w:rPr>
                  <w:rFonts w:ascii="Calibri" w:cs="Calibri" w:eastAsia="Calibri" w:hAnsi="Calibri"/>
                  <w:b/>
                  <w:bCs/>
                  <w:i w:val="false"/>
                  <w:iCs w:val="false"/>
                  <w:color w:val="1F2937"/>
                  <w:sz w:val="19"/>
                  <w:szCs w:val="19"/>
                </w:rPr>
                <w:t xml:space="preserve">9%</w:t>
              </w:r>
            </w:ins>
          </w:p>
        </w:tc>
        <w:tc>
          <w:tcPr>
            <w:tcW w:type="dxa" w:w="2320"/>
          </w:tcPr>
          <w:p>
            <w:pPr>
              <w:spacing w:after="40" w:before="40"/>
            </w:pPr>
            <w:del w:id="1112" w:author="DAPS PLC" w:date="2026-08-05T00:00:00Z">
              <w:r>
                <w:rPr>
                  <w:rFonts w:ascii="Calibri" w:cs="Calibri" w:eastAsia="Calibri" w:hAnsi="Calibri"/>
                  <w:b w:val="false"/>
                  <w:bCs w:val="false"/>
                  <w:i w:val="false"/>
                  <w:iCs w:val="false"/>
                  <w:color w:val="1F2937"/>
                  <w:sz w:val="19"/>
                  <w:szCs w:val="19"/>
                </w:rPr>
                <w:delText xml:space="preserve">$3,563 </w:delText>
              </w:r>
            </w:del>
            <w:ins w:id="1113" w:author="DAPS PLC" w:date="2026-08-05T00:00:00Z">
              <w:r>
                <w:rPr>
                  <w:rFonts w:ascii="Calibri" w:cs="Calibri" w:eastAsia="Calibri" w:hAnsi="Calibri"/>
                  <w:b/>
                  <w:bCs/>
                  <w:i w:val="false"/>
                  <w:iCs w:val="false"/>
                  <w:color w:val="1F2937"/>
                  <w:sz w:val="19"/>
                  <w:szCs w:val="19"/>
                </w:rPr>
                <w:t xml:space="preserve">$4,375</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Total Year 1</w:t>
            </w:r>
          </w:p>
        </w:tc>
        <w:tc>
          <w:tcPr>
            <w:tcW w:type="dxa" w:w="2320"/>
            <w:shd w:fill="F8FAFC" w:color="auto" w:val="clear"/>
          </w:tcPr>
          <w:p>
            <w:pPr>
              <w:spacing w:after="40" w:before="40"/>
            </w:pPr>
            <w:del w:id="1114" w:author="DAPS PLC" w:date="2026-08-05T00:00:00Z">
              <w:r>
                <w:rPr>
                  <w:rFonts w:ascii="Calibri" w:cs="Calibri" w:eastAsia="Calibri" w:hAnsi="Calibri"/>
                  <w:b w:val="false"/>
                  <w:bCs w:val="false"/>
                  <w:i w:val="false"/>
                  <w:iCs w:val="false"/>
                  <w:color w:val="1F2937"/>
                  <w:sz w:val="19"/>
                  <w:szCs w:val="19"/>
                </w:rPr>
                <w:delText xml:space="preserve">6,980,230 </w:delText>
              </w:r>
            </w:del>
            <w:ins w:id="1115" w:author="DAPS PLC" w:date="2026-08-05T00:00:00Z">
              <w:r>
                <w:rPr>
                  <w:rFonts w:ascii="Calibri" w:cs="Calibri" w:eastAsia="Calibri" w:hAnsi="Calibri"/>
                  <w:b/>
                  <w:bCs/>
                  <w:i w:val="false"/>
                  <w:iCs w:val="false"/>
                  <w:color w:val="1F2937"/>
                  <w:sz w:val="19"/>
                  <w:szCs w:val="19"/>
                </w:rPr>
                <w:t xml:space="preserve">7,891,600</w:t>
              </w:r>
            </w:ins>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w:t>
            </w:r>
          </w:p>
        </w:tc>
        <w:tc>
          <w:tcPr>
            <w:tcW w:type="dxa" w:w="2320"/>
            <w:shd w:fill="F8FAFC" w:color="auto" w:val="clear"/>
          </w:tcPr>
          <w:p>
            <w:pPr>
              <w:spacing w:after="40" w:before="40"/>
            </w:pPr>
            <w:del w:id="1116" w:author="DAPS PLC" w:date="2026-08-05T00:00:00Z">
              <w:r>
                <w:rPr>
                  <w:rFonts w:ascii="Calibri" w:cs="Calibri" w:eastAsia="Calibri" w:hAnsi="Calibri"/>
                  <w:b w:val="false"/>
                  <w:bCs w:val="false"/>
                  <w:i w:val="false"/>
                  <w:iCs w:val="false"/>
                  <w:color w:val="1F2937"/>
                  <w:sz w:val="19"/>
                  <w:szCs w:val="19"/>
                </w:rPr>
                <w:delText xml:space="preserve">$43,626 </w:delText>
              </w:r>
            </w:del>
            <w:ins w:id="1117" w:author="DAPS PLC" w:date="2026-08-05T00:00:00Z">
              <w:r>
                <w:rPr>
                  <w:rFonts w:ascii="Calibri" w:cs="Calibri" w:eastAsia="Calibri" w:hAnsi="Calibri"/>
                  <w:b/>
                  <w:bCs/>
                  <w:i w:val="false"/>
                  <w:iCs w:val="false"/>
                  <w:color w:val="1F2937"/>
                  <w:sz w:val="19"/>
                  <w:szCs w:val="19"/>
                </w:rPr>
                <w:t xml:space="preserve">$49,323</w:t>
              </w:r>
            </w:ins>
          </w:p>
        </w:tc>
      </w:tr>
    </w:tbl>
    <w:p>
      <w:pPr>
        <w:spacing w:after="130" w:line="268"/>
      </w:pPr>
      <w:ins w:id="1118" w:author="DAPS PLC" w:date="2026-08-05T00:00:00Z">
        <w:r>
          <w:rPr>
            <w:rFonts w:ascii="Calibri" w:cs="Calibri" w:eastAsia="Calibri" w:hAnsi="Calibri"/>
            <w:b w:val="false"/>
            <w:bCs w:val="false"/>
            <w:i w:val="false"/>
            <w:iCs w:val="false"/>
            <w:color w:val="1F2937"/>
            <w:sz w:val="21"/>
            <w:szCs w:val="21"/>
          </w:rPr>
          <w:t xml:space="preserve">Costs rise by roughly 0.9M ETB against Revision 1. The increase buys dedicated bid capability, higher bond and tender-documentation provision, and additional AI inference for heavier public-sector document volumes — all of which the corrected Year 1 forecast depends on.</w:t>
        </w:r>
      </w:ins>
    </w:p>
    <w:p>
      <w:r>
        <w:br w:type="page"/>
      </w:r>
    </w:p>
    <w:p>
      <w:pPr>
        <w:pStyle w:val="Heading1"/>
        <w:spacing w:after="180" w:before="380"/>
      </w:pPr>
      <w:r>
        <w:rPr>
          <w:rFonts w:ascii="Calibri" w:cs="Calibri" w:eastAsia="Calibri" w:hAnsi="Calibri"/>
          <w:b/>
          <w:bCs/>
          <w:i w:val="false"/>
          <w:iCs w:val="false"/>
          <w:color w:val="1B3A6B"/>
          <w:sz w:val="28"/>
          <w:szCs w:val="28"/>
        </w:rPr>
        <w:t xml:space="preserve">8. Unit Economics</w:t>
      </w:r>
    </w:p>
    <w:p>
      <w:pPr>
        <w:pStyle w:val="Heading2"/>
        <w:spacing w:after="140" w:before="300"/>
      </w:pPr>
      <w:r>
        <w:rPr>
          <w:rFonts w:ascii="Calibri" w:cs="Calibri" w:eastAsia="Calibri" w:hAnsi="Calibri"/>
          <w:b/>
          <w:bCs/>
          <w:i w:val="false"/>
          <w:iCs w:val="false"/>
          <w:color w:val="0D9488"/>
          <w:sz w:val="24"/>
          <w:szCs w:val="24"/>
        </w:rPr>
        <w:t xml:space="preserve">7.1  Cost to serve,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shd w:fill="1B3A6B" w:color="auto" w:val="clear"/>
          </w:tcPr>
          <w:p>
            <w:pPr>
              <w:spacing w:after="50" w:before="50"/>
            </w:pPr>
            <w:r>
              <w:rPr>
                <w:rFonts w:ascii="Calibri" w:cs="Calibri" w:eastAsia="Calibri" w:hAnsi="Calibri"/>
                <w:b/>
                <w:bCs/>
                <w:i w:val="false"/>
                <w:iCs w:val="false"/>
                <w:color w:val="FFFFFF"/>
                <w:sz w:val="19"/>
                <w:szCs w:val="19"/>
              </w:rPr>
              <w:t xml:space="preserve">Tier</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Price</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Infra</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AI</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Support</w:t>
            </w:r>
          </w:p>
        </w:tc>
        <w:tc>
          <w:tcPr>
            <w:tcW w:type="dxa" w:w="1560"/>
            <w:shd w:fill="1B3A6B" w:color="auto" w:val="clear"/>
          </w:tcPr>
          <w:p>
            <w:pPr>
              <w:spacing w:after="50" w:before="50"/>
            </w:pPr>
            <w:r>
              <w:rPr>
                <w:rFonts w:ascii="Calibri" w:cs="Calibri" w:eastAsia="Calibri" w:hAnsi="Calibri"/>
                <w:b/>
                <w:bCs/>
                <w:i w:val="false"/>
                <w:iCs w:val="false"/>
                <w:color w:val="FFFFFF"/>
                <w:sz w:val="19"/>
                <w:szCs w:val="19"/>
              </w:rPr>
              <w:t xml:space="preserve">Gross margin</w:t>
            </w:r>
          </w:p>
        </w:tc>
      </w:tr>
      <w:tr>
        <w:tc>
          <w:tcPr>
            <w:tcW w:type="dxa" w:w="1800"/>
          </w:tcPr>
          <w:p>
            <w:pPr>
              <w:spacing w:after="40" w:before="40"/>
            </w:pPr>
            <w:r>
              <w:rPr>
                <w:rFonts w:ascii="Calibri" w:cs="Calibri" w:eastAsia="Calibri" w:hAnsi="Calibri"/>
                <w:b/>
                <w:bCs/>
                <w:i w:val="false"/>
                <w:iCs w:val="false"/>
                <w:color w:val="1F2937"/>
                <w:sz w:val="19"/>
                <w:szCs w:val="19"/>
              </w:rPr>
              <w:t xml:space="preserve">Starter</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32,000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500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900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1,200</w:t>
            </w:r>
          </w:p>
        </w:tc>
        <w:tc>
          <w:tcPr>
            <w:tcW w:type="dxa" w:w="1560"/>
          </w:tcPr>
          <w:p>
            <w:pPr>
              <w:spacing w:after="40" w:before="40"/>
            </w:pPr>
            <w:r>
              <w:rPr>
                <w:rFonts w:ascii="Calibri" w:cs="Calibri" w:eastAsia="Calibri" w:hAnsi="Calibri"/>
                <w:b w:val="false"/>
                <w:bCs w:val="false"/>
                <w:i w:val="false"/>
                <w:iCs w:val="false"/>
                <w:color w:val="1F2937"/>
                <w:sz w:val="19"/>
                <w:szCs w:val="19"/>
              </w:rPr>
              <w:t xml:space="preserve">92%</w:t>
            </w:r>
          </w:p>
        </w:tc>
      </w:tr>
      <w:tr>
        <w:tc>
          <w:tcPr>
            <w:tcW w:type="dxa" w:w="1800"/>
            <w:shd w:fill="F8FAFC" w:color="auto" w:val="clear"/>
          </w:tcPr>
          <w:p>
            <w:pPr>
              <w:spacing w:after="40" w:before="40"/>
            </w:pPr>
            <w:r>
              <w:rPr>
                <w:rFonts w:ascii="Calibri" w:cs="Calibri" w:eastAsia="Calibri" w:hAnsi="Calibri"/>
                <w:b/>
                <w:bCs/>
                <w:i w:val="false"/>
                <w:iCs w:val="false"/>
                <w:color w:val="1F2937"/>
                <w:sz w:val="19"/>
                <w:szCs w:val="19"/>
              </w:rPr>
              <w:t xml:space="preserve">Professional</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95,000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3,600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4,800</w:t>
            </w:r>
          </w:p>
        </w:tc>
        <w:tc>
          <w:tcPr>
            <w:tcW w:type="dxa" w:w="1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w:t>
            </w:r>
          </w:p>
        </w:tc>
      </w:tr>
      <w:tr>
        <w:tc>
          <w:tcPr>
            <w:tcW w:type="dxa" w:w="1800"/>
          </w:tcPr>
          <w:p>
            <w:pPr>
              <w:spacing w:after="40" w:before="40"/>
            </w:pPr>
            <w:r>
              <w:rPr>
                <w:rFonts w:ascii="Calibri" w:cs="Calibri" w:eastAsia="Calibri" w:hAnsi="Calibri"/>
                <w:b/>
                <w:bCs/>
                <w:i w:val="false"/>
                <w:iCs w:val="false"/>
                <w:color w:val="1F2937"/>
                <w:sz w:val="19"/>
                <w:szCs w:val="19"/>
              </w:rPr>
              <w:t xml:space="preserve">Business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260,000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3,000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12,000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18,000</w:t>
            </w:r>
          </w:p>
        </w:tc>
        <w:tc>
          <w:tcPr>
            <w:tcW w:type="dxa" w:w="1560"/>
          </w:tcPr>
          <w:p>
            <w:pPr>
              <w:spacing w:after="40" w:before="40"/>
            </w:pPr>
            <w:r>
              <w:rPr>
                <w:rFonts w:ascii="Calibri" w:cs="Calibri" w:eastAsia="Calibri" w:hAnsi="Calibri"/>
                <w:b w:val="false"/>
                <w:bCs w:val="false"/>
                <w:i w:val="false"/>
                <w:iCs w:val="false"/>
                <w:color w:val="1F2937"/>
                <w:sz w:val="19"/>
                <w:szCs w:val="19"/>
              </w:rPr>
              <w:t xml:space="preserve">87%</w:t>
            </w:r>
          </w:p>
        </w:tc>
      </w:tr>
      <w:tr>
        <w:tc>
          <w:tcPr>
            <w:tcW w:type="dxa" w:w="1800"/>
            <w:shd w:fill="F8FAFC" w:color="auto" w:val="clear"/>
          </w:tcPr>
          <w:p>
            <w:pPr>
              <w:spacing w:after="40" w:before="40"/>
            </w:pPr>
            <w:r>
              <w:rPr>
                <w:rFonts w:ascii="Calibri" w:cs="Calibri" w:eastAsia="Calibri" w:hAnsi="Calibri"/>
                <w:b/>
                <w:bCs/>
                <w:i w:val="false"/>
                <w:iCs w:val="false"/>
                <w:color w:val="1F2937"/>
                <w:sz w:val="19"/>
                <w:szCs w:val="19"/>
              </w:rPr>
              <w:t xml:space="preserve">Regional</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2,200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7,500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15,000</w:t>
            </w:r>
          </w:p>
        </w:tc>
        <w:tc>
          <w:tcPr>
            <w:tcW w:type="dxa" w:w="1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86%</w:t>
            </w:r>
          </w:p>
        </w:tc>
      </w:tr>
      <w:tr>
        <w:tc>
          <w:tcPr>
            <w:tcW w:type="dxa" w:w="1800"/>
          </w:tcPr>
          <w:p>
            <w:pPr>
              <w:spacing w:after="40" w:before="40"/>
            </w:pPr>
            <w:r>
              <w:rPr>
                <w:rFonts w:ascii="Calibri" w:cs="Calibri" w:eastAsia="Calibri" w:hAnsi="Calibri"/>
                <w:b/>
                <w:bCs/>
                <w:i w:val="false"/>
                <w:iCs w:val="false"/>
                <w:color w:val="1F2937"/>
                <w:sz w:val="19"/>
                <w:szCs w:val="19"/>
              </w:rPr>
              <w:t xml:space="preserve">Enterprise</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650,000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6,000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45,000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1560"/>
          </w:tcPr>
          <w:p>
            <w:pPr>
              <w:spacing w:after="40" w:before="40"/>
            </w:pPr>
            <w:r>
              <w:rPr>
                <w:rFonts w:ascii="Calibri" w:cs="Calibri" w:eastAsia="Calibri" w:hAnsi="Calibri"/>
                <w:b w:val="false"/>
                <w:bCs w:val="false"/>
                <w:i w:val="false"/>
                <w:iCs w:val="false"/>
                <w:color w:val="1F2937"/>
                <w:sz w:val="19"/>
                <w:szCs w:val="19"/>
              </w:rPr>
              <w:t xml:space="preserve">83%</w:t>
            </w:r>
          </w:p>
        </w:tc>
      </w:tr>
      <w:tr>
        <w:tc>
          <w:tcPr>
            <w:tcW w:type="dxa" w:w="1800"/>
            <w:shd w:fill="F8FAFC" w:color="auto" w:val="clear"/>
          </w:tcPr>
          <w:p>
            <w:pPr>
              <w:spacing w:after="40" w:before="40"/>
            </w:pPr>
            <w:r>
              <w:rPr>
                <w:rFonts w:ascii="Calibri" w:cs="Calibri" w:eastAsia="Calibri" w:hAnsi="Calibri"/>
                <w:b/>
                <w:bCs/>
                <w:i w:val="false"/>
                <w:iCs w:val="false"/>
                <w:color w:val="1F2937"/>
                <w:sz w:val="19"/>
                <w:szCs w:val="19"/>
              </w:rPr>
              <w:t xml:space="preserve">Government</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90,000</w:t>
            </w:r>
          </w:p>
        </w:tc>
        <w:tc>
          <w:tcPr>
            <w:tcW w:type="dxa" w:w="1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78%</w:t>
            </w:r>
          </w:p>
        </w:tc>
      </w:tr>
    </w:tbl>
    <w:p>
      <w:pPr>
        <w:spacing w:after="130" w:line="268"/>
        <w:jc w:val="left"/>
      </w:pPr>
      <w:r>
        <w:rPr>
          <w:rFonts w:ascii="Calibri" w:cs="Calibri" w:eastAsia="Calibri" w:hAnsi="Calibri"/>
          <w:b w:val="false"/>
          <w:bCs w:val="false"/>
          <w:i w:val="false"/>
          <w:iCs w:val="false"/>
          <w:color w:val="1F2937"/>
          <w:sz w:val="21"/>
          <w:szCs w:val="21"/>
        </w:rPr>
        <w:t xml:space="preserve">All figures in ETB per customer per year, excluding sales commission and acquisition cost. Gross margins sit in the 78–92% band typical of healthy SaaS, and the draft's 70–80% target is comfortably met. Government margin is lowest because it carries the heaviest support and implementation load — but it remains the most valuable segment in absolute contribution, at roughly 546,000 ETB gross profit per customer against 29,400 ETB for a Starter account.</w:t>
      </w:r>
    </w:p>
    <w:p>
      <w:pPr>
        <w:pStyle w:val="Heading2"/>
        <w:spacing w:after="140" w:before="300"/>
      </w:pPr>
      <w:r>
        <w:rPr>
          <w:rFonts w:ascii="Calibri" w:cs="Calibri" w:eastAsia="Calibri" w:hAnsi="Calibri"/>
          <w:b/>
          <w:bCs/>
          <w:i w:val="false"/>
          <w:iCs w:val="false"/>
          <w:color w:val="0D9488"/>
          <w:sz w:val="24"/>
          <w:szCs w:val="24"/>
        </w:rPr>
        <w:t xml:space="preserve">7.2  Acquisition cost and payback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Segment</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Est. CAC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Payback</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Assessment</w:t>
            </w:r>
          </w:p>
        </w:tc>
      </w:tr>
      <w:tr>
        <w:tc>
          <w:tcPr>
            <w:tcW w:type="dxa" w:w="2400"/>
          </w:tcPr>
          <w:p>
            <w:pPr>
              <w:spacing w:after="40" w:before="40"/>
            </w:pPr>
            <w:r>
              <w:rPr>
                <w:rFonts w:ascii="Calibri" w:cs="Calibri" w:eastAsia="Calibri" w:hAnsi="Calibri"/>
                <w:b/>
                <w:bCs/>
                <w:i w:val="false"/>
                <w:iCs w:val="false"/>
                <w:color w:val="1F2937"/>
                <w:sz w:val="19"/>
                <w:szCs w:val="19"/>
              </w:rPr>
              <w:t xml:space="preserve">SME (self-serve)</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Viable only if genuinely self-serve — one support-heavy SME erases the margin on several others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NGO / university</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 months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Best ratio in the portfolio; sector referrals compound</w:t>
            </w:r>
          </w:p>
        </w:tc>
      </w:tr>
      <w:tr>
        <w:tc>
          <w:tcPr>
            <w:tcW w:type="dxa" w:w="2400"/>
          </w:tcPr>
          <w:p>
            <w:pPr>
              <w:spacing w:after="40" w:before="40"/>
            </w:pPr>
            <w:r>
              <w:rPr>
                <w:rFonts w:ascii="Calibri" w:cs="Calibri" w:eastAsia="Calibri" w:hAnsi="Calibri"/>
                <w:b/>
                <w:bCs/>
                <w:i w:val="false"/>
                <w:iCs w:val="false"/>
                <w:color w:val="1F2937"/>
                <w:sz w:val="19"/>
                <w:szCs w:val="19"/>
              </w:rPr>
              <w:t xml:space="preserve">Regional bureau</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~9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Language advantage should reduce this materially over time</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Enterprise / bank</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 months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Long cycle, high value, references essential</w:t>
            </w:r>
          </w:p>
        </w:tc>
      </w:tr>
      <w:tr>
        <w:tc>
          <w:tcPr>
            <w:tcW w:type="dxa" w:w="2400"/>
          </w:tcPr>
          <w:p>
            <w:pPr>
              <w:spacing w:after="40" w:before="40"/>
            </w:pPr>
            <w:r>
              <w:rPr>
                <w:rFonts w:ascii="Calibri" w:cs="Calibri" w:eastAsia="Calibri" w:hAnsi="Calibri"/>
                <w:b/>
                <w:bCs/>
                <w:i w:val="false"/>
                <w:iCs w:val="false"/>
                <w:color w:val="1F2937"/>
                <w:sz w:val="19"/>
                <w:szCs w:val="19"/>
              </w:rPr>
              <w:t xml:space="preserve">Government</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~10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Tender costs are incurred whether or not the bid is won</w:t>
            </w:r>
          </w:p>
        </w:tc>
      </w:tr>
    </w:tbl>
    <w:p>
      <w:pPr>
        <w:pBdr>
          <w:top w:val="single" w:color="B45309" w:sz="1"/>
          <w:left w:val="single" w:color="B45309" w:sz="8"/>
          <w:bottom w:val="single" w:color="B45309" w:sz="1"/>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The government cost that is easy to miss  </w:t>
      </w:r>
      <w:r>
        <w:rPr>
          <w:rFonts w:ascii="Calibri" w:cs="Calibri" w:eastAsia="Calibri" w:hAnsi="Calibri"/>
          <w:b w:val="false"/>
          <w:bCs w:val="false"/>
          <w:i w:val="false"/>
          <w:iCs w:val="false"/>
          <w:color w:val="1F2937"/>
          <w:sz w:val="19"/>
          <w:szCs w:val="19"/>
        </w:rPr>
        <w:t xml:space="preserve">Tender pursuit costs are sunk on loss. At an estimated 450,000 ETB per pursuit and a realistic win rate of one in three for a new entrant, the true acquisition cost of each government contract won is closer to 1.35M ETB. This is still comfortably profitable against a 700,000 ETB annual contract with multi-year renewal — but only if contracts renew. Retention is not a secondary metric in this model; it is the metric that makes government pursuit rational at all.</w:t>
      </w:r>
    </w:p>
    <w:p>
      <w:r>
        <w:br w:type="page"/>
      </w:r>
    </w:p>
    <w:p>
      <w:pPr>
        <w:pStyle w:val="Heading1"/>
        <w:spacing w:after="180" w:before="380"/>
      </w:pPr>
      <w:r>
        <w:rPr>
          <w:rFonts w:ascii="Calibri" w:cs="Calibri" w:eastAsia="Calibri" w:hAnsi="Calibri"/>
          <w:b/>
          <w:bCs/>
          <w:i w:val="false"/>
          <w:iCs w:val="false"/>
          <w:color w:val="1B3A6B"/>
          <w:sz w:val="28"/>
          <w:szCs w:val="28"/>
        </w:rPr>
        <w:t xml:space="preserve">9. Operating Scenarios</w:t>
      </w:r>
    </w:p>
    <w:p>
      <w:pPr>
        <w:spacing w:after="130" w:line="268"/>
        <w:jc w:val="left"/>
      </w:pPr>
      <w:r>
        <w:rPr>
          <w:rFonts w:ascii="Calibri" w:cs="Calibri" w:eastAsia="Calibri" w:hAnsi="Calibri"/>
          <w:b w:val="false"/>
          <w:bCs w:val="false"/>
          <w:i w:val="false"/>
          <w:iCs w:val="false"/>
          <w:color w:val="1F2937"/>
          <w:sz w:val="21"/>
          <w:szCs w:val="21"/>
        </w:rPr>
        <w:t xml:space="preserve">Three scenarios, differing in staffing and market investment. All assume the revised pricing and the segment sequencing in Section 3.</w:t>
      </w:r>
    </w:p>
    <w:p>
      <w:pPr>
        <w:pStyle w:val="Heading2"/>
        <w:spacing w:after="140" w:before="300"/>
      </w:pPr>
      <w:r>
        <w:rPr>
          <w:rFonts w:ascii="Calibri" w:cs="Calibri" w:eastAsia="Calibri" w:hAnsi="Calibri"/>
          <w:b/>
          <w:bCs/>
          <w:i w:val="false"/>
          <w:iCs w:val="false"/>
          <w:color w:val="0D9488"/>
          <w:sz w:val="24"/>
          <w:szCs w:val="24"/>
        </w:rPr>
        <w:t xml:space="preserve">9.1  Scenario A — Lean</w:t>
      </w:r>
    </w:p>
    <w:p>
      <w:pPr>
        <w:spacing w:after="130" w:line="268"/>
        <w:jc w:val="left"/>
      </w:pPr>
      <w:r>
        <w:rPr>
          <w:rFonts w:ascii="Calibri" w:cs="Calibri" w:eastAsia="Calibri" w:hAnsi="Calibri"/>
          <w:b w:val="false"/>
          <w:bCs w:val="false"/>
          <w:i w:val="false"/>
          <w:iCs w:val="false"/>
          <w:color w:val="1F2937"/>
          <w:sz w:val="21"/>
          <w:szCs w:val="21"/>
        </w:rPr>
        <w:t xml:space="preserve">Three staff, co-working, tender pursuit only where sole-source or donor-funded routes apply. Founders defer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1</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2</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3</w:t>
            </w:r>
          </w:p>
        </w:tc>
      </w:tr>
      <w:tr>
        <w:tc>
          <w:tcPr>
            <w:tcW w:type="dxa" w:w="2400"/>
          </w:tcPr>
          <w:p>
            <w:pPr>
              <w:spacing w:after="40" w:before="40"/>
            </w:pPr>
            <w:r>
              <w:rPr>
                <w:rFonts w:ascii="Calibri" w:cs="Calibri" w:eastAsia="Calibri" w:hAnsi="Calibri"/>
                <w:b/>
                <w:bCs/>
                <w:i w:val="false"/>
                <w:iCs w:val="false"/>
                <w:color w:val="1F2937"/>
                <w:sz w:val="19"/>
                <w:szCs w:val="19"/>
              </w:rPr>
              <w:t xml:space="preserve">Public-sector engagements</w:t>
            </w:r>
          </w:p>
        </w:tc>
        <w:tc>
          <w:tcPr>
            <w:tcW w:type="dxa" w:w="2320"/>
          </w:tcPr>
          <w:p>
            <w:pPr>
              <w:spacing w:after="40" w:before="40"/>
            </w:pPr>
            <w:del w:id="1119" w:author="DAPS PLC" w:date="2026-08-05T00:00:00Z">
              <w:r>
                <w:rPr>
                  <w:rFonts w:ascii="Calibri" w:cs="Calibri" w:eastAsia="Calibri" w:hAnsi="Calibri"/>
                  <w:b w:val="false"/>
                  <w:bCs w:val="false"/>
                  <w:i w:val="false"/>
                  <w:iCs w:val="false"/>
                  <w:color w:val="1F2937"/>
                  <w:sz w:val="19"/>
                  <w:szCs w:val="19"/>
                </w:rPr>
                <w:delText xml:space="preserve">1 </w:delText>
              </w:r>
            </w:del>
            <w:ins w:id="1120" w:author="DAPS PLC" w:date="2026-08-05T00:00:00Z">
              <w:r>
                <w:rPr>
                  <w:rFonts w:ascii="Calibri" w:cs="Calibri" w:eastAsia="Calibri" w:hAnsi="Calibri"/>
                  <w:b/>
                  <w:bCs/>
                  <w:i w:val="false"/>
                  <w:iCs w:val="false"/>
                  <w:color w:val="1F2937"/>
                  <w:sz w:val="19"/>
                  <w:szCs w:val="19"/>
                </w:rPr>
                <w:t xml:space="preserve">4</w:t>
              </w:r>
            </w:ins>
          </w:p>
        </w:tc>
        <w:tc>
          <w:tcPr>
            <w:tcW w:type="dxa" w:w="2320"/>
          </w:tcPr>
          <w:p>
            <w:pPr>
              <w:spacing w:after="40" w:before="40"/>
            </w:pPr>
            <w:del w:id="1121" w:author="DAPS PLC" w:date="2026-08-05T00:00:00Z">
              <w:r>
                <w:rPr>
                  <w:rFonts w:ascii="Calibri" w:cs="Calibri" w:eastAsia="Calibri" w:hAnsi="Calibri"/>
                  <w:b w:val="false"/>
                  <w:bCs w:val="false"/>
                  <w:i w:val="false"/>
                  <w:iCs w:val="false"/>
                  <w:color w:val="1F2937"/>
                  <w:sz w:val="19"/>
                  <w:szCs w:val="19"/>
                </w:rPr>
                <w:delText xml:space="preserve">3 </w:delText>
              </w:r>
            </w:del>
            <w:ins w:id="1122" w:author="DAPS PLC" w:date="2026-08-05T00:00:00Z">
              <w:r>
                <w:rPr>
                  <w:rFonts w:ascii="Calibri" w:cs="Calibri" w:eastAsia="Calibri" w:hAnsi="Calibri"/>
                  <w:b/>
                  <w:bCs/>
                  <w:i w:val="false"/>
                  <w:iCs w:val="false"/>
                  <w:color w:val="1F2937"/>
                  <w:sz w:val="19"/>
                  <w:szCs w:val="19"/>
                </w:rPr>
                <w:t xml:space="preserve">9</w:t>
              </w:r>
            </w:ins>
          </w:p>
        </w:tc>
        <w:tc>
          <w:tcPr>
            <w:tcW w:type="dxa" w:w="2320"/>
          </w:tcPr>
          <w:p>
            <w:pPr>
              <w:spacing w:after="40" w:before="40"/>
            </w:pPr>
            <w:del w:id="1123" w:author="DAPS PLC" w:date="2026-08-05T00:00:00Z">
              <w:r>
                <w:rPr>
                  <w:rFonts w:ascii="Calibri" w:cs="Calibri" w:eastAsia="Calibri" w:hAnsi="Calibri"/>
                  <w:b w:val="false"/>
                  <w:bCs w:val="false"/>
                  <w:i w:val="false"/>
                  <w:iCs w:val="false"/>
                  <w:color w:val="1F2937"/>
                  <w:sz w:val="19"/>
                  <w:szCs w:val="19"/>
                </w:rPr>
                <w:delText xml:space="preserve">7 </w:delText>
              </w:r>
            </w:del>
            <w:ins w:id="1124" w:author="DAPS PLC" w:date="2026-08-05T00:00:00Z">
              <w:r>
                <w:rPr>
                  <w:rFonts w:ascii="Calibri" w:cs="Calibri" w:eastAsia="Calibri" w:hAnsi="Calibri"/>
                  <w:b/>
                  <w:bCs/>
                  <w:i w:val="false"/>
                  <w:iCs w:val="false"/>
                  <w:color w:val="1F2937"/>
                  <w:sz w:val="19"/>
                  <w:szCs w:val="19"/>
                </w:rPr>
                <w:t xml:space="preserve">17</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Bookings (ETB)</w:t>
            </w:r>
          </w:p>
        </w:tc>
        <w:tc>
          <w:tcPr>
            <w:tcW w:type="dxa" w:w="2320"/>
            <w:shd w:fill="F8FAFC" w:color="auto" w:val="clear"/>
          </w:tcPr>
          <w:p>
            <w:pPr>
              <w:spacing w:after="40" w:before="40"/>
            </w:pPr>
            <w:del w:id="1125" w:author="DAPS PLC" w:date="2026-08-05T00:00:00Z">
              <w:r>
                <w:rPr>
                  <w:rFonts w:ascii="Calibri" w:cs="Calibri" w:eastAsia="Calibri" w:hAnsi="Calibri"/>
                  <w:b w:val="false"/>
                  <w:bCs w:val="false"/>
                  <w:i w:val="false"/>
                  <w:iCs w:val="false"/>
                  <w:color w:val="1F2937"/>
                  <w:sz w:val="19"/>
                  <w:szCs w:val="19"/>
                </w:rPr>
                <w:delText xml:space="preserve">2,150,000 </w:delText>
              </w:r>
            </w:del>
            <w:ins w:id="1126" w:author="DAPS PLC" w:date="2026-08-05T00:00:00Z">
              <w:r>
                <w:rPr>
                  <w:rFonts w:ascii="Calibri" w:cs="Calibri" w:eastAsia="Calibri" w:hAnsi="Calibri"/>
                  <w:b/>
                  <w:bCs/>
                  <w:i w:val="false"/>
                  <w:iCs w:val="false"/>
                  <w:color w:val="1F2937"/>
                  <w:sz w:val="19"/>
                  <w:szCs w:val="19"/>
                </w:rPr>
                <w:t xml:space="preserve">4,600,000</w:t>
              </w:r>
            </w:ins>
          </w:p>
        </w:tc>
        <w:tc>
          <w:tcPr>
            <w:tcW w:type="dxa" w:w="2320"/>
            <w:shd w:fill="F8FAFC" w:color="auto" w:val="clear"/>
          </w:tcPr>
          <w:p>
            <w:pPr>
              <w:spacing w:after="40" w:before="40"/>
            </w:pPr>
            <w:del w:id="1127" w:author="DAPS PLC" w:date="2026-08-05T00:00:00Z">
              <w:r>
                <w:rPr>
                  <w:rFonts w:ascii="Calibri" w:cs="Calibri" w:eastAsia="Calibri" w:hAnsi="Calibri"/>
                  <w:b w:val="false"/>
                  <w:bCs w:val="false"/>
                  <w:i w:val="false"/>
                  <w:iCs w:val="false"/>
                  <w:color w:val="1F2937"/>
                  <w:sz w:val="19"/>
                  <w:szCs w:val="19"/>
                </w:rPr>
                <w:delText xml:space="preserve">6,400,000 </w:delText>
              </w:r>
            </w:del>
            <w:ins w:id="1128" w:author="DAPS PLC" w:date="2026-08-05T00:00:00Z">
              <w:r>
                <w:rPr>
                  <w:rFonts w:ascii="Calibri" w:cs="Calibri" w:eastAsia="Calibri" w:hAnsi="Calibri"/>
                  <w:b/>
                  <w:bCs/>
                  <w:i w:val="false"/>
                  <w:iCs w:val="false"/>
                  <w:color w:val="1F2937"/>
                  <w:sz w:val="19"/>
                  <w:szCs w:val="19"/>
                </w:rPr>
                <w:t xml:space="preserve">13,800,000</w:t>
              </w:r>
            </w:ins>
          </w:p>
        </w:tc>
        <w:tc>
          <w:tcPr>
            <w:tcW w:type="dxa" w:w="2320"/>
            <w:shd w:fill="F8FAFC" w:color="auto" w:val="clear"/>
          </w:tcPr>
          <w:p>
            <w:pPr>
              <w:spacing w:after="40" w:before="40"/>
            </w:pPr>
            <w:del w:id="1129" w:author="DAPS PLC" w:date="2026-08-05T00:00:00Z">
              <w:r>
                <w:rPr>
                  <w:rFonts w:ascii="Calibri" w:cs="Calibri" w:eastAsia="Calibri" w:hAnsi="Calibri"/>
                  <w:b w:val="false"/>
                  <w:bCs w:val="false"/>
                  <w:i w:val="false"/>
                  <w:iCs w:val="false"/>
                  <w:color w:val="1F2937"/>
                  <w:sz w:val="19"/>
                  <w:szCs w:val="19"/>
                </w:rPr>
                <w:delText xml:space="preserve">13,900,000 </w:delText>
              </w:r>
            </w:del>
            <w:ins w:id="1130" w:author="DAPS PLC" w:date="2026-08-05T00:00:00Z">
              <w:r>
                <w:rPr>
                  <w:rFonts w:ascii="Calibri" w:cs="Calibri" w:eastAsia="Calibri" w:hAnsi="Calibri"/>
                  <w:b/>
                  <w:bCs/>
                  <w:i w:val="false"/>
                  <w:iCs w:val="false"/>
                  <w:color w:val="1F2937"/>
                  <w:sz w:val="19"/>
                  <w:szCs w:val="19"/>
                </w:rPr>
                <w:t xml:space="preserve">29,500,000</w:t>
              </w:r>
            </w:ins>
          </w:p>
        </w:tc>
      </w:tr>
      <w:tr>
        <w:tc>
          <w:tcPr>
            <w:tcW w:type="dxa" w:w="2400"/>
          </w:tcPr>
          <w:p>
            <w:pPr>
              <w:spacing w:after="40" w:before="40"/>
            </w:pPr>
            <w:r>
              <w:rPr>
                <w:rFonts w:ascii="Calibri" w:cs="Calibri" w:eastAsia="Calibri" w:hAnsi="Calibri"/>
                <w:b/>
                <w:bCs/>
                <w:i w:val="false"/>
                <w:iCs w:val="false"/>
                <w:color w:val="1F2937"/>
                <w:sz w:val="19"/>
                <w:szCs w:val="19"/>
              </w:rPr>
              <w:t xml:space="preserve">Costs (ETB)</w:t>
            </w:r>
          </w:p>
        </w:tc>
        <w:tc>
          <w:tcPr>
            <w:tcW w:type="dxa" w:w="2320"/>
          </w:tcPr>
          <w:p>
            <w:pPr>
              <w:spacing w:after="40" w:before="40"/>
            </w:pPr>
            <w:del w:id="1131" w:author="DAPS PLC" w:date="2026-08-05T00:00:00Z">
              <w:r>
                <w:rPr>
                  <w:rFonts w:ascii="Calibri" w:cs="Calibri" w:eastAsia="Calibri" w:hAnsi="Calibri"/>
                  <w:b w:val="false"/>
                  <w:bCs w:val="false"/>
                  <w:i w:val="false"/>
                  <w:iCs w:val="false"/>
                  <w:color w:val="1F2937"/>
                  <w:sz w:val="19"/>
                  <w:szCs w:val="19"/>
                </w:rPr>
                <w:delText xml:space="preserve">3,470,000 </w:delText>
              </w:r>
            </w:del>
            <w:ins w:id="1132" w:author="DAPS PLC" w:date="2026-08-05T00:00:00Z">
              <w:r>
                <w:rPr>
                  <w:rFonts w:ascii="Calibri" w:cs="Calibri" w:eastAsia="Calibri" w:hAnsi="Calibri"/>
                  <w:b/>
                  <w:bCs/>
                  <w:i w:val="false"/>
                  <w:iCs w:val="false"/>
                  <w:color w:val="1F2937"/>
                  <w:sz w:val="19"/>
                  <w:szCs w:val="19"/>
                </w:rPr>
                <w:t xml:space="preserve">3,900,000</w:t>
              </w:r>
            </w:ins>
          </w:p>
        </w:tc>
        <w:tc>
          <w:tcPr>
            <w:tcW w:type="dxa" w:w="2320"/>
          </w:tcPr>
          <w:p>
            <w:pPr>
              <w:spacing w:after="40" w:before="40"/>
            </w:pPr>
            <w:del w:id="1133" w:author="DAPS PLC" w:date="2026-08-05T00:00:00Z">
              <w:r>
                <w:rPr>
                  <w:rFonts w:ascii="Calibri" w:cs="Calibri" w:eastAsia="Calibri" w:hAnsi="Calibri"/>
                  <w:b w:val="false"/>
                  <w:bCs w:val="false"/>
                  <w:i w:val="false"/>
                  <w:iCs w:val="false"/>
                  <w:color w:val="1F2937"/>
                  <w:sz w:val="19"/>
                  <w:szCs w:val="19"/>
                </w:rPr>
                <w:delText xml:space="preserve">5,100,000 </w:delText>
              </w:r>
            </w:del>
            <w:ins w:id="1134" w:author="DAPS PLC" w:date="2026-08-05T00:00:00Z">
              <w:r>
                <w:rPr>
                  <w:rFonts w:ascii="Calibri" w:cs="Calibri" w:eastAsia="Calibri" w:hAnsi="Calibri"/>
                  <w:b/>
                  <w:bCs/>
                  <w:i w:val="false"/>
                  <w:iCs w:val="false"/>
                  <w:color w:val="1F2937"/>
                  <w:sz w:val="19"/>
                  <w:szCs w:val="19"/>
                </w:rPr>
                <w:t xml:space="preserve">7,200,000</w:t>
              </w:r>
            </w:ins>
          </w:p>
        </w:tc>
        <w:tc>
          <w:tcPr>
            <w:tcW w:type="dxa" w:w="2320"/>
          </w:tcPr>
          <w:p>
            <w:pPr>
              <w:spacing w:after="40" w:before="40"/>
            </w:pPr>
            <w:del w:id="1135" w:author="DAPS PLC" w:date="2026-08-05T00:00:00Z">
              <w:r>
                <w:rPr>
                  <w:rFonts w:ascii="Calibri" w:cs="Calibri" w:eastAsia="Calibri" w:hAnsi="Calibri"/>
                  <w:b w:val="false"/>
                  <w:bCs w:val="false"/>
                  <w:i w:val="false"/>
                  <w:iCs w:val="false"/>
                  <w:color w:val="1F2937"/>
                  <w:sz w:val="19"/>
                  <w:szCs w:val="19"/>
                </w:rPr>
                <w:delText xml:space="preserve">8,200,000 </w:delText>
              </w:r>
            </w:del>
            <w:ins w:id="1136" w:author="DAPS PLC" w:date="2026-08-05T00:00:00Z">
              <w:r>
                <w:rPr>
                  <w:rFonts w:ascii="Calibri" w:cs="Calibri" w:eastAsia="Calibri" w:hAnsi="Calibri"/>
                  <w:b/>
                  <w:bCs/>
                  <w:i w:val="false"/>
                  <w:iCs w:val="false"/>
                  <w:color w:val="1F2937"/>
                  <w:sz w:val="19"/>
                  <w:szCs w:val="19"/>
                </w:rPr>
                <w:t xml:space="preserve">11,400,000</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Net (ETB)</w:t>
            </w:r>
          </w:p>
        </w:tc>
        <w:tc>
          <w:tcPr>
            <w:tcW w:type="dxa" w:w="2320"/>
            <w:shd w:fill="F8FAFC" w:color="auto" w:val="clear"/>
          </w:tcPr>
          <w:p>
            <w:pPr>
              <w:spacing w:after="40" w:before="40"/>
            </w:pPr>
            <w:del w:id="1137" w:author="DAPS PLC" w:date="2026-08-05T00:00:00Z">
              <w:r>
                <w:rPr>
                  <w:rFonts w:ascii="Calibri" w:cs="Calibri" w:eastAsia="Calibri" w:hAnsi="Calibri"/>
                  <w:b w:val="false"/>
                  <w:bCs w:val="false"/>
                  <w:i w:val="false"/>
                  <w:iCs w:val="false"/>
                  <w:color w:val="1F2937"/>
                  <w:sz w:val="19"/>
                  <w:szCs w:val="19"/>
                </w:rPr>
                <w:delText xml:space="preserve">−1,320,000 </w:delText>
              </w:r>
            </w:del>
            <w:ins w:id="1138" w:author="DAPS PLC" w:date="2026-08-05T00:00:00Z">
              <w:r>
                <w:rPr>
                  <w:rFonts w:ascii="Calibri" w:cs="Calibri" w:eastAsia="Calibri" w:hAnsi="Calibri"/>
                  <w:b/>
                  <w:bCs/>
                  <w:i w:val="false"/>
                  <w:iCs w:val="false"/>
                  <w:color w:val="1F2937"/>
                  <w:sz w:val="19"/>
                  <w:szCs w:val="19"/>
                </w:rPr>
                <w:t xml:space="preserve">−800,000</w:t>
              </w:r>
            </w:ins>
          </w:p>
        </w:tc>
        <w:tc>
          <w:tcPr>
            <w:tcW w:type="dxa" w:w="2320"/>
            <w:shd w:fill="F8FAFC" w:color="auto" w:val="clear"/>
          </w:tcPr>
          <w:p>
            <w:pPr>
              <w:spacing w:after="40" w:before="40"/>
            </w:pPr>
            <w:del w:id="1139" w:author="DAPS PLC" w:date="2026-08-05T00:00:00Z">
              <w:r>
                <w:rPr>
                  <w:rFonts w:ascii="Calibri" w:cs="Calibri" w:eastAsia="Calibri" w:hAnsi="Calibri"/>
                  <w:b w:val="false"/>
                  <w:bCs w:val="false"/>
                  <w:i w:val="false"/>
                  <w:iCs w:val="false"/>
                  <w:color w:val="1F2937"/>
                  <w:sz w:val="19"/>
                  <w:szCs w:val="19"/>
                </w:rPr>
                <w:delText xml:space="preserve">+1,300,000 </w:delText>
              </w:r>
            </w:del>
            <w:ins w:id="1140" w:author="DAPS PLC" w:date="2026-08-05T00:00:00Z">
              <w:r>
                <w:rPr>
                  <w:rFonts w:ascii="Calibri" w:cs="Calibri" w:eastAsia="Calibri" w:hAnsi="Calibri"/>
                  <w:b/>
                  <w:bCs/>
                  <w:i w:val="false"/>
                  <w:iCs w:val="false"/>
                  <w:color w:val="1F2937"/>
                  <w:sz w:val="19"/>
                  <w:szCs w:val="19"/>
                </w:rPr>
                <w:t xml:space="preserve">+4,300,000</w:t>
              </w:r>
            </w:ins>
          </w:p>
        </w:tc>
        <w:tc>
          <w:tcPr>
            <w:tcW w:type="dxa" w:w="2320"/>
            <w:shd w:fill="F8FAFC" w:color="auto" w:val="clear"/>
          </w:tcPr>
          <w:p>
            <w:pPr>
              <w:spacing w:after="40" w:before="40"/>
            </w:pPr>
            <w:del w:id="1141" w:author="DAPS PLC" w:date="2026-08-05T00:00:00Z">
              <w:r>
                <w:rPr>
                  <w:rFonts w:ascii="Calibri" w:cs="Calibri" w:eastAsia="Calibri" w:hAnsi="Calibri"/>
                  <w:b w:val="false"/>
                  <w:bCs w:val="false"/>
                  <w:i w:val="false"/>
                  <w:iCs w:val="false"/>
                  <w:color w:val="1F2937"/>
                  <w:sz w:val="19"/>
                  <w:szCs w:val="19"/>
                </w:rPr>
                <w:delText xml:space="preserve">+5,700,000 </w:delText>
              </w:r>
            </w:del>
            <w:ins w:id="1142" w:author="DAPS PLC" w:date="2026-08-05T00:00:00Z">
              <w:r>
                <w:rPr>
                  <w:rFonts w:ascii="Calibri" w:cs="Calibri" w:eastAsia="Calibri" w:hAnsi="Calibri"/>
                  <w:b/>
                  <w:bCs/>
                  <w:i w:val="false"/>
                  <w:iCs w:val="false"/>
                  <w:color w:val="1F2937"/>
                  <w:sz w:val="19"/>
                  <w:szCs w:val="19"/>
                </w:rPr>
                <w:t xml:space="preserve">+13,600,000</w:t>
              </w:r>
            </w:ins>
          </w:p>
        </w:tc>
      </w:tr>
    </w:tbl>
    <w:p>
      <w:pPr>
        <w:spacing w:after="130" w:line="268"/>
      </w:pPr>
      <w:ins w:id="1143" w:author="DAPS PLC" w:date="2026-08-05T00:00:00Z">
        <w:r>
          <w:rPr>
            <w:rFonts w:ascii="Calibri" w:cs="Calibri" w:eastAsia="Calibri" w:hAnsi="Calibri"/>
            <w:b w:val="false"/>
            <w:bCs w:val="false"/>
            <w:i w:val="false"/>
            <w:iCs w:val="false"/>
            <w:color w:val="1F2937"/>
            <w:sz w:val="21"/>
            <w:szCs w:val="21"/>
          </w:rPr>
          <w:t xml:space="preserve">Break-even during Year 2. Peak funding need approximately 1.5M ETB. The constraint is bid capacity: one salesperson can carry perhaps four public-sector pursuits at once, which caps the segment that generates most of the value.</w:t>
        </w:r>
      </w:ins>
    </w:p>
    <w:p>
      <w:pPr>
        <w:pStyle w:val="Heading2"/>
        <w:spacing w:after="140" w:before="300"/>
      </w:pPr>
      <w:r>
        <w:rPr>
          <w:rFonts w:ascii="Calibri" w:cs="Calibri" w:eastAsia="Calibri" w:hAnsi="Calibri"/>
          <w:b/>
          <w:bCs/>
          <w:i w:val="false"/>
          <w:iCs w:val="false"/>
          <w:color w:val="0D9488"/>
          <w:sz w:val="24"/>
          <w:szCs w:val="24"/>
        </w:rPr>
        <w:t xml:space="preserve">9.2  Scenario B — Base (recommended)</w:t>
      </w:r>
    </w:p>
    <w:p>
      <w:pPr>
        <w:spacing w:after="130" w:line="268"/>
        <w:jc w:val="left"/>
      </w:pPr>
      <w:r>
        <w:rPr>
          <w:rFonts w:ascii="Calibri" w:cs="Calibri" w:eastAsia="Calibri" w:hAnsi="Calibri"/>
          <w:b w:val="false"/>
          <w:bCs w:val="false"/>
          <w:i w:val="false"/>
          <w:iCs w:val="false"/>
          <w:color w:val="1F2937"/>
          <w:sz w:val="21"/>
          <w:szCs w:val="21"/>
        </w:rPr>
        <w:t xml:space="preserve">Six staff including dedicated bid capability, own office, active pursuit across all fast procurement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1B3A6B" w:color="auto" w:val="clear"/>
          </w:tcPr>
          <w:p>
            <w:pPr>
              <w:spacing w:after="50" w:before="50"/>
            </w:pPr>
            <w:r>
              <w:rPr>
                <w:rFonts w:ascii="Calibri" w:cs="Calibri" w:eastAsia="Calibri" w:hAnsi="Calibri"/>
                <w:b/>
                <w:bCs/>
                <w:i w:val="false"/>
                <w:iCs w:val="false"/>
                <w:color w:val="FFFFFF"/>
                <w:sz w:val="19"/>
                <w:szCs w:val="19"/>
              </w:rPr>
              <w:t xml:space="preserve"/>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Year 1</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Year 2</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Year 3</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
            </w:r>
          </w:p>
        </w:tc>
      </w:tr>
      <w:tr>
        <w:tc>
          <w:tcPr>
            <w:tcW w:type="dxa" w:w="2560"/>
          </w:tcPr>
          <w:p>
            <w:pPr>
              <w:spacing w:after="40" w:before="40"/>
            </w:pPr>
            <w:r>
              <w:rPr>
                <w:rFonts w:ascii="Calibri" w:cs="Calibri" w:eastAsia="Calibri" w:hAnsi="Calibri"/>
                <w:b/>
                <w:bCs/>
                <w:i w:val="false"/>
                <w:iCs w:val="false"/>
                <w:color w:val="1F2937"/>
                <w:sz w:val="19"/>
                <w:szCs w:val="19"/>
              </w:rPr>
              <w:t xml:space="preserve">Public-sector engagements</w:t>
            </w:r>
          </w:p>
        </w:tc>
        <w:tc>
          <w:tcPr>
            <w:tcW w:type="dxa" w:w="1700"/>
          </w:tcPr>
          <w:p>
            <w:pPr>
              <w:spacing w:after="40" w:before="40"/>
            </w:pPr>
            <w:del w:id="1144" w:author="DAPS PLC" w:date="2026-08-05T00:00:00Z">
              <w:r>
                <w:rPr>
                  <w:rFonts w:ascii="Calibri" w:cs="Calibri" w:eastAsia="Calibri" w:hAnsi="Calibri"/>
                  <w:b w:val="false"/>
                  <w:bCs w:val="false"/>
                  <w:i w:val="false"/>
                  <w:iCs w:val="false"/>
                  <w:color w:val="1F2937"/>
                  <w:sz w:val="19"/>
                  <w:szCs w:val="19"/>
                </w:rPr>
                <w:delText xml:space="preserve">1 </w:delText>
              </w:r>
            </w:del>
            <w:ins w:id="1145" w:author="DAPS PLC" w:date="2026-08-05T00:00:00Z">
              <w:r>
                <w:rPr>
                  <w:rFonts w:ascii="Calibri" w:cs="Calibri" w:eastAsia="Calibri" w:hAnsi="Calibri"/>
                  <w:b/>
                  <w:bCs/>
                  <w:i w:val="false"/>
                  <w:iCs w:val="false"/>
                  <w:color w:val="1F2937"/>
                  <w:sz w:val="19"/>
                  <w:szCs w:val="19"/>
                </w:rPr>
                <w:t xml:space="preserve">8</w:t>
              </w:r>
            </w:ins>
          </w:p>
        </w:tc>
        <w:tc>
          <w:tcPr>
            <w:tcW w:type="dxa" w:w="1700"/>
          </w:tcPr>
          <w:p>
            <w:pPr>
              <w:spacing w:after="40" w:before="40"/>
            </w:pPr>
            <w:del w:id="1146" w:author="DAPS PLC" w:date="2026-08-05T00:00:00Z">
              <w:r>
                <w:rPr>
                  <w:rFonts w:ascii="Calibri" w:cs="Calibri" w:eastAsia="Calibri" w:hAnsi="Calibri"/>
                  <w:b w:val="false"/>
                  <w:bCs w:val="false"/>
                  <w:i w:val="false"/>
                  <w:iCs w:val="false"/>
                  <w:color w:val="1F2937"/>
                  <w:sz w:val="19"/>
                  <w:szCs w:val="19"/>
                </w:rPr>
                <w:delText xml:space="preserve">4 </w:delText>
              </w:r>
            </w:del>
            <w:ins w:id="1147" w:author="DAPS PLC" w:date="2026-08-05T00:00:00Z">
              <w:r>
                <w:rPr>
                  <w:rFonts w:ascii="Calibri" w:cs="Calibri" w:eastAsia="Calibri" w:hAnsi="Calibri"/>
                  <w:b/>
                  <w:bCs/>
                  <w:i w:val="false"/>
                  <w:iCs w:val="false"/>
                  <w:color w:val="1F2937"/>
                  <w:sz w:val="19"/>
                  <w:szCs w:val="19"/>
                </w:rPr>
                <w:t xml:space="preserve">20</w:t>
              </w:r>
            </w:ins>
          </w:p>
        </w:tc>
        <w:tc>
          <w:tcPr>
            <w:tcW w:type="dxa" w:w="1700"/>
          </w:tcPr>
          <w:p>
            <w:pPr>
              <w:spacing w:after="40" w:before="40"/>
            </w:pPr>
            <w:del w:id="1148" w:author="DAPS PLC" w:date="2026-08-05T00:00:00Z">
              <w:r>
                <w:rPr>
                  <w:rFonts w:ascii="Calibri" w:cs="Calibri" w:eastAsia="Calibri" w:hAnsi="Calibri"/>
                  <w:b w:val="false"/>
                  <w:bCs w:val="false"/>
                  <w:i w:val="false"/>
                  <w:iCs w:val="false"/>
                  <w:color w:val="1F2937"/>
                  <w:sz w:val="19"/>
                  <w:szCs w:val="19"/>
                </w:rPr>
                <w:delText xml:space="preserve">10 </w:delText>
              </w:r>
            </w:del>
            <w:ins w:id="1149" w:author="DAPS PLC" w:date="2026-08-05T00:00:00Z">
              <w:r>
                <w:rPr>
                  <w:rFonts w:ascii="Calibri" w:cs="Calibri" w:eastAsia="Calibri" w:hAnsi="Calibri"/>
                  <w:b/>
                  <w:bCs/>
                  <w:i w:val="false"/>
                  <w:iCs w:val="false"/>
                  <w:color w:val="1F2937"/>
                  <w:sz w:val="19"/>
                  <w:szCs w:val="19"/>
                </w:rPr>
                <w:t xml:space="preserve">43</w:t>
              </w:r>
            </w:ins>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NGO / university</w:t>
            </w:r>
          </w:p>
        </w:tc>
        <w:tc>
          <w:tcPr>
            <w:tcW w:type="dxa" w:w="1700"/>
            <w:shd w:fill="F8FAFC" w:color="auto" w:val="clear"/>
          </w:tcPr>
          <w:p>
            <w:pPr>
              <w:spacing w:after="40" w:before="40"/>
            </w:pPr>
            <w:del w:id="1150" w:author="DAPS PLC" w:date="2026-08-05T00:00:00Z">
              <w:r>
                <w:rPr>
                  <w:rFonts w:ascii="Calibri" w:cs="Calibri" w:eastAsia="Calibri" w:hAnsi="Calibri"/>
                  <w:b w:val="false"/>
                  <w:bCs w:val="false"/>
                  <w:i w:val="false"/>
                  <w:iCs w:val="false"/>
                  <w:color w:val="1F2937"/>
                  <w:sz w:val="19"/>
                  <w:szCs w:val="19"/>
                </w:rPr>
                <w:delText xml:space="preserve">— </w:delText>
              </w:r>
            </w:del>
            <w:ins w:id="1151" w:author="DAPS PLC" w:date="2026-08-05T00:00:00Z">
              <w:r>
                <w:rPr>
                  <w:rFonts w:ascii="Calibri" w:cs="Calibri" w:eastAsia="Calibri" w:hAnsi="Calibri"/>
                  <w:b/>
                  <w:bCs/>
                  <w:i w:val="false"/>
                  <w:iCs w:val="false"/>
                  <w:color w:val="1F2937"/>
                  <w:sz w:val="19"/>
                  <w:szCs w:val="19"/>
                </w:rPr>
                <w:t xml:space="preserve">10</w:t>
              </w:r>
            </w:ins>
          </w:p>
        </w:tc>
        <w:tc>
          <w:tcPr>
            <w:tcW w:type="dxa" w:w="1700"/>
            <w:shd w:fill="F8FAFC" w:color="auto" w:val="clear"/>
          </w:tcPr>
          <w:p>
            <w:pPr>
              <w:spacing w:after="40" w:before="40"/>
            </w:pPr>
            <w:del w:id="1152" w:author="DAPS PLC" w:date="2026-08-05T00:00:00Z">
              <w:r>
                <w:rPr>
                  <w:rFonts w:ascii="Calibri" w:cs="Calibri" w:eastAsia="Calibri" w:hAnsi="Calibri"/>
                  <w:b w:val="false"/>
                  <w:bCs w:val="false"/>
                  <w:i w:val="false"/>
                  <w:iCs w:val="false"/>
                  <w:color w:val="1F2937"/>
                  <w:sz w:val="19"/>
                  <w:szCs w:val="19"/>
                </w:rPr>
                <w:delText xml:space="preserve">— </w:delText>
              </w:r>
            </w:del>
            <w:ins w:id="1153" w:author="DAPS PLC" w:date="2026-08-05T00:00:00Z">
              <w:r>
                <w:rPr>
                  <w:rFonts w:ascii="Calibri" w:cs="Calibri" w:eastAsia="Calibri" w:hAnsi="Calibri"/>
                  <w:b/>
                  <w:bCs/>
                  <w:i w:val="false"/>
                  <w:iCs w:val="false"/>
                  <w:color w:val="1F2937"/>
                  <w:sz w:val="19"/>
                  <w:szCs w:val="19"/>
                </w:rPr>
                <w:t xml:space="preserve">26</w:t>
              </w:r>
            </w:ins>
          </w:p>
        </w:tc>
        <w:tc>
          <w:tcPr>
            <w:tcW w:type="dxa" w:w="1700"/>
            <w:shd w:fill="F8FAFC" w:color="auto" w:val="clear"/>
          </w:tcPr>
          <w:p>
            <w:pPr>
              <w:spacing w:after="40" w:before="40"/>
            </w:pPr>
            <w:del w:id="1154" w:author="DAPS PLC" w:date="2026-08-05T00:00:00Z">
              <w:r>
                <w:rPr>
                  <w:rFonts w:ascii="Calibri" w:cs="Calibri" w:eastAsia="Calibri" w:hAnsi="Calibri"/>
                  <w:b w:val="false"/>
                  <w:bCs w:val="false"/>
                  <w:i w:val="false"/>
                  <w:iCs w:val="false"/>
                  <w:color w:val="1F2937"/>
                  <w:sz w:val="19"/>
                  <w:szCs w:val="19"/>
                </w:rPr>
                <w:delText xml:space="preserve">— </w:delText>
              </w:r>
            </w:del>
            <w:ins w:id="1155" w:author="DAPS PLC" w:date="2026-08-05T00:00:00Z">
              <w:r>
                <w:rPr>
                  <w:rFonts w:ascii="Calibri" w:cs="Calibri" w:eastAsia="Calibri" w:hAnsi="Calibri"/>
                  <w:b/>
                  <w:bCs/>
                  <w:i w:val="false"/>
                  <w:iCs w:val="false"/>
                  <w:color w:val="1F2937"/>
                  <w:sz w:val="19"/>
                  <w:szCs w:val="19"/>
                </w:rPr>
                <w:t xml:space="preserve">47</w:t>
              </w:r>
            </w:ins>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r>
      <w:tr>
        <w:tc>
          <w:tcPr>
            <w:tcW w:type="dxa" w:w="2560"/>
          </w:tcPr>
          <w:p>
            <w:pPr>
              <w:spacing w:after="40" w:before="40"/>
            </w:pPr>
            <w:r>
              <w:rPr>
                <w:rFonts w:ascii="Calibri" w:cs="Calibri" w:eastAsia="Calibri" w:hAnsi="Calibri"/>
                <w:b/>
                <w:bCs/>
                <w:i w:val="false"/>
                <w:iCs w:val="false"/>
                <w:color w:val="1F2937"/>
                <w:sz w:val="19"/>
                <w:szCs w:val="19"/>
              </w:rPr>
              <w:t xml:space="preserve">Enterprise / bank</w:t>
            </w:r>
          </w:p>
        </w:tc>
        <w:tc>
          <w:tcPr>
            <w:tcW w:type="dxa" w:w="1700"/>
          </w:tcPr>
          <w:p>
            <w:pPr>
              <w:spacing w:after="40" w:before="40"/>
            </w:pPr>
            <w:del w:id="1156" w:author="DAPS PLC" w:date="2026-08-05T00:00:00Z">
              <w:r>
                <w:rPr>
                  <w:rFonts w:ascii="Calibri" w:cs="Calibri" w:eastAsia="Calibri" w:hAnsi="Calibri"/>
                  <w:b w:val="false"/>
                  <w:bCs w:val="false"/>
                  <w:i w:val="false"/>
                  <w:iCs w:val="false"/>
                  <w:color w:val="1F2937"/>
                  <w:sz w:val="19"/>
                  <w:szCs w:val="19"/>
                </w:rPr>
                <w:delText xml:space="preserve">— </w:delText>
              </w:r>
            </w:del>
            <w:ins w:id="1157" w:author="DAPS PLC" w:date="2026-08-05T00:00:00Z">
              <w:r>
                <w:rPr>
                  <w:rFonts w:ascii="Calibri" w:cs="Calibri" w:eastAsia="Calibri" w:hAnsi="Calibri"/>
                  <w:b/>
                  <w:bCs/>
                  <w:i w:val="false"/>
                  <w:iCs w:val="false"/>
                  <w:color w:val="1F2937"/>
                  <w:sz w:val="19"/>
                  <w:szCs w:val="19"/>
                </w:rPr>
                <w:t xml:space="preserve">1</w:t>
              </w:r>
            </w:ins>
          </w:p>
        </w:tc>
        <w:tc>
          <w:tcPr>
            <w:tcW w:type="dxa" w:w="1700"/>
          </w:tcPr>
          <w:p>
            <w:pPr>
              <w:spacing w:after="40" w:before="40"/>
            </w:pPr>
            <w:del w:id="1158" w:author="DAPS PLC" w:date="2026-08-05T00:00:00Z">
              <w:r>
                <w:rPr>
                  <w:rFonts w:ascii="Calibri" w:cs="Calibri" w:eastAsia="Calibri" w:hAnsi="Calibri"/>
                  <w:b w:val="false"/>
                  <w:bCs w:val="false"/>
                  <w:i w:val="false"/>
                  <w:iCs w:val="false"/>
                  <w:color w:val="1F2937"/>
                  <w:sz w:val="19"/>
                  <w:szCs w:val="19"/>
                </w:rPr>
                <w:delText xml:space="preserve">— </w:delText>
              </w:r>
            </w:del>
            <w:ins w:id="1159" w:author="DAPS PLC" w:date="2026-08-05T00:00:00Z">
              <w:r>
                <w:rPr>
                  <w:rFonts w:ascii="Calibri" w:cs="Calibri" w:eastAsia="Calibri" w:hAnsi="Calibri"/>
                  <w:b/>
                  <w:bCs/>
                  <w:i w:val="false"/>
                  <w:iCs w:val="false"/>
                  <w:color w:val="1F2937"/>
                  <w:sz w:val="19"/>
                  <w:szCs w:val="19"/>
                </w:rPr>
                <w:t xml:space="preserve">4</w:t>
              </w:r>
            </w:ins>
          </w:p>
        </w:tc>
        <w:tc>
          <w:tcPr>
            <w:tcW w:type="dxa" w:w="1700"/>
          </w:tcPr>
          <w:p>
            <w:pPr>
              <w:spacing w:after="40" w:before="40"/>
            </w:pPr>
            <w:del w:id="1160" w:author="DAPS PLC" w:date="2026-08-05T00:00:00Z">
              <w:r>
                <w:rPr>
                  <w:rFonts w:ascii="Calibri" w:cs="Calibri" w:eastAsia="Calibri" w:hAnsi="Calibri"/>
                  <w:b w:val="false"/>
                  <w:bCs w:val="false"/>
                  <w:i w:val="false"/>
                  <w:iCs w:val="false"/>
                  <w:color w:val="1F2937"/>
                  <w:sz w:val="19"/>
                  <w:szCs w:val="19"/>
                </w:rPr>
                <w:delText xml:space="preserve">— </w:delText>
              </w:r>
            </w:del>
            <w:ins w:id="1161" w:author="DAPS PLC" w:date="2026-08-05T00:00:00Z">
              <w:r>
                <w:rPr>
                  <w:rFonts w:ascii="Calibri" w:cs="Calibri" w:eastAsia="Calibri" w:hAnsi="Calibri"/>
                  <w:b/>
                  <w:bCs/>
                  <w:i w:val="false"/>
                  <w:iCs w:val="false"/>
                  <w:color w:val="1F2937"/>
                  <w:sz w:val="19"/>
                  <w:szCs w:val="19"/>
                </w:rPr>
                <w:t xml:space="preserve">10</w:t>
              </w:r>
            </w:ins>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Bookings (ETB)</w:t>
            </w:r>
          </w:p>
        </w:tc>
        <w:tc>
          <w:tcPr>
            <w:tcW w:type="dxa" w:w="1700"/>
            <w:shd w:fill="F8FAFC" w:color="auto" w:val="clear"/>
          </w:tcPr>
          <w:p>
            <w:pPr>
              <w:spacing w:after="40" w:before="40"/>
            </w:pPr>
            <w:del w:id="1162" w:author="DAPS PLC" w:date="2026-08-05T00:00:00Z">
              <w:r>
                <w:rPr>
                  <w:rFonts w:ascii="Calibri" w:cs="Calibri" w:eastAsia="Calibri" w:hAnsi="Calibri"/>
                  <w:b w:val="false"/>
                  <w:bCs w:val="false"/>
                  <w:i w:val="false"/>
                  <w:iCs w:val="false"/>
                  <w:color w:val="1F2937"/>
                  <w:sz w:val="19"/>
                  <w:szCs w:val="19"/>
                </w:rPr>
                <w:delText xml:space="preserve">4,120,000 </w:delText>
              </w:r>
            </w:del>
            <w:ins w:id="1163" w:author="DAPS PLC" w:date="2026-08-05T00:00:00Z">
              <w:r>
                <w:rPr>
                  <w:rFonts w:ascii="Calibri" w:cs="Calibri" w:eastAsia="Calibri" w:hAnsi="Calibri"/>
                  <w:b/>
                  <w:bCs/>
                  <w:i w:val="false"/>
                  <w:iCs w:val="false"/>
                  <w:color w:val="1F2937"/>
                  <w:sz w:val="19"/>
                  <w:szCs w:val="19"/>
                </w:rPr>
                <w:t xml:space="preserve">9,270,000</w:t>
              </w:r>
            </w:ins>
          </w:p>
        </w:tc>
        <w:tc>
          <w:tcPr>
            <w:tcW w:type="dxa" w:w="1700"/>
            <w:shd w:fill="F8FAFC" w:color="auto" w:val="clear"/>
          </w:tcPr>
          <w:p>
            <w:pPr>
              <w:spacing w:after="40" w:before="40"/>
            </w:pPr>
            <w:del w:id="1164" w:author="DAPS PLC" w:date="2026-08-05T00:00:00Z">
              <w:r>
                <w:rPr>
                  <w:rFonts w:ascii="Calibri" w:cs="Calibri" w:eastAsia="Calibri" w:hAnsi="Calibri"/>
                  <w:b w:val="false"/>
                  <w:bCs w:val="false"/>
                  <w:i w:val="false"/>
                  <w:iCs w:val="false"/>
                  <w:color w:val="1F2937"/>
                  <w:sz w:val="19"/>
                  <w:szCs w:val="19"/>
                </w:rPr>
                <w:delText xml:space="preserve">12,450,000 </w:delText>
              </w:r>
            </w:del>
            <w:ins w:id="1165" w:author="DAPS PLC" w:date="2026-08-05T00:00:00Z">
              <w:r>
                <w:rPr>
                  <w:rFonts w:ascii="Calibri" w:cs="Calibri" w:eastAsia="Calibri" w:hAnsi="Calibri"/>
                  <w:b/>
                  <w:bCs/>
                  <w:i w:val="false"/>
                  <w:iCs w:val="false"/>
                  <w:color w:val="1F2937"/>
                  <w:sz w:val="19"/>
                  <w:szCs w:val="19"/>
                </w:rPr>
                <w:t xml:space="preserve">25,520,000</w:t>
              </w:r>
            </w:ins>
          </w:p>
        </w:tc>
        <w:tc>
          <w:tcPr>
            <w:tcW w:type="dxa" w:w="1700"/>
            <w:shd w:fill="F8FAFC" w:color="auto" w:val="clear"/>
          </w:tcPr>
          <w:p>
            <w:pPr>
              <w:spacing w:after="40" w:before="40"/>
            </w:pPr>
            <w:del w:id="1166" w:author="DAPS PLC" w:date="2026-08-05T00:00:00Z">
              <w:r>
                <w:rPr>
                  <w:rFonts w:ascii="Calibri" w:cs="Calibri" w:eastAsia="Calibri" w:hAnsi="Calibri"/>
                  <w:b w:val="false"/>
                  <w:bCs w:val="false"/>
                  <w:i w:val="false"/>
                  <w:iCs w:val="false"/>
                  <w:color w:val="1F2937"/>
                  <w:sz w:val="19"/>
                  <w:szCs w:val="19"/>
                </w:rPr>
                <w:delText xml:space="preserve">27,400,000 </w:delText>
              </w:r>
            </w:del>
            <w:ins w:id="1167" w:author="DAPS PLC" w:date="2026-08-05T00:00:00Z">
              <w:r>
                <w:rPr>
                  <w:rFonts w:ascii="Calibri" w:cs="Calibri" w:eastAsia="Calibri" w:hAnsi="Calibri"/>
                  <w:b/>
                  <w:bCs/>
                  <w:i w:val="false"/>
                  <w:iCs w:val="false"/>
                  <w:color w:val="1F2937"/>
                  <w:sz w:val="19"/>
                  <w:szCs w:val="19"/>
                </w:rPr>
                <w:t xml:space="preserve">54,600,000</w:t>
              </w:r>
            </w:ins>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r>
      <w:tr>
        <w:tc>
          <w:tcPr>
            <w:tcW w:type="dxa" w:w="2560"/>
          </w:tcPr>
          <w:p>
            <w:pPr>
              <w:spacing w:after="40" w:before="40"/>
            </w:pPr>
            <w:r>
              <w:rPr>
                <w:rFonts w:ascii="Calibri" w:cs="Calibri" w:eastAsia="Calibri" w:hAnsi="Calibri"/>
                <w:b/>
                <w:bCs/>
                <w:i w:val="false"/>
                <w:iCs w:val="false"/>
                <w:color w:val="1F2937"/>
                <w:sz w:val="19"/>
                <w:szCs w:val="19"/>
              </w:rPr>
              <w:t xml:space="preserve">Recognised revenue (ETB)</w:t>
            </w:r>
          </w:p>
        </w:tc>
        <w:tc>
          <w:tcPr>
            <w:tcW w:type="dxa" w:w="1700"/>
          </w:tcPr>
          <w:p>
            <w:pPr>
              <w:spacing w:after="40" w:before="40"/>
            </w:pPr>
            <w:del w:id="1168" w:author="DAPS PLC" w:date="2026-08-05T00:00:00Z">
              <w:r>
                <w:rPr>
                  <w:rFonts w:ascii="Calibri" w:cs="Calibri" w:eastAsia="Calibri" w:hAnsi="Calibri"/>
                  <w:b w:val="false"/>
                  <w:bCs w:val="false"/>
                  <w:i w:val="false"/>
                  <w:iCs w:val="false"/>
                  <w:color w:val="1F2937"/>
                  <w:sz w:val="19"/>
                  <w:szCs w:val="19"/>
                </w:rPr>
                <w:delText xml:space="preserve">4,120,000 </w:delText>
              </w:r>
            </w:del>
            <w:ins w:id="1169" w:author="DAPS PLC" w:date="2026-08-05T00:00:00Z">
              <w:r>
                <w:rPr>
                  <w:rFonts w:ascii="Calibri" w:cs="Calibri" w:eastAsia="Calibri" w:hAnsi="Calibri"/>
                  <w:b/>
                  <w:bCs/>
                  <w:i w:val="false"/>
                  <w:iCs w:val="false"/>
                  <w:color w:val="1F2937"/>
                  <w:sz w:val="19"/>
                  <w:szCs w:val="19"/>
                </w:rPr>
                <w:t xml:space="preserve">6,000,000</w:t>
              </w:r>
            </w:ins>
          </w:p>
        </w:tc>
        <w:tc>
          <w:tcPr>
            <w:tcW w:type="dxa" w:w="1700"/>
          </w:tcPr>
          <w:p>
            <w:pPr>
              <w:spacing w:after="40" w:before="40"/>
            </w:pPr>
            <w:del w:id="1170" w:author="DAPS PLC" w:date="2026-08-05T00:00:00Z">
              <w:r>
                <w:rPr>
                  <w:rFonts w:ascii="Calibri" w:cs="Calibri" w:eastAsia="Calibri" w:hAnsi="Calibri"/>
                  <w:b w:val="false"/>
                  <w:bCs w:val="false"/>
                  <w:i w:val="false"/>
                  <w:iCs w:val="false"/>
                  <w:color w:val="1F2937"/>
                  <w:sz w:val="19"/>
                  <w:szCs w:val="19"/>
                </w:rPr>
                <w:delText xml:space="preserve">12,450,000 </w:delText>
              </w:r>
            </w:del>
            <w:ins w:id="1171" w:author="DAPS PLC" w:date="2026-08-05T00:00:00Z">
              <w:r>
                <w:rPr>
                  <w:rFonts w:ascii="Calibri" w:cs="Calibri" w:eastAsia="Calibri" w:hAnsi="Calibri"/>
                  <w:b/>
                  <w:bCs/>
                  <w:i w:val="false"/>
                  <w:iCs w:val="false"/>
                  <w:color w:val="1F2937"/>
                  <w:sz w:val="19"/>
                  <w:szCs w:val="19"/>
                </w:rPr>
                <w:t xml:space="preserve">21,000,000</w:t>
              </w:r>
            </w:ins>
          </w:p>
        </w:tc>
        <w:tc>
          <w:tcPr>
            <w:tcW w:type="dxa" w:w="1700"/>
          </w:tcPr>
          <w:p>
            <w:pPr>
              <w:spacing w:after="40" w:before="40"/>
            </w:pPr>
            <w:del w:id="1172" w:author="DAPS PLC" w:date="2026-08-05T00:00:00Z">
              <w:r>
                <w:rPr>
                  <w:rFonts w:ascii="Calibri" w:cs="Calibri" w:eastAsia="Calibri" w:hAnsi="Calibri"/>
                  <w:b w:val="false"/>
                  <w:bCs w:val="false"/>
                  <w:i w:val="false"/>
                  <w:iCs w:val="false"/>
                  <w:color w:val="1F2937"/>
                  <w:sz w:val="19"/>
                  <w:szCs w:val="19"/>
                </w:rPr>
                <w:delText xml:space="preserve">27,400,000 </w:delText>
              </w:r>
            </w:del>
            <w:ins w:id="1173" w:author="DAPS PLC" w:date="2026-08-05T00:00:00Z">
              <w:r>
                <w:rPr>
                  <w:rFonts w:ascii="Calibri" w:cs="Calibri" w:eastAsia="Calibri" w:hAnsi="Calibri"/>
                  <w:b/>
                  <w:bCs/>
                  <w:i w:val="false"/>
                  <w:iCs w:val="false"/>
                  <w:color w:val="1F2937"/>
                  <w:sz w:val="19"/>
                  <w:szCs w:val="19"/>
                </w:rPr>
                <w:t xml:space="preserve">48,000,000</w:t>
              </w:r>
            </w:ins>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Costs (ETB)</w:t>
            </w:r>
          </w:p>
        </w:tc>
        <w:tc>
          <w:tcPr>
            <w:tcW w:type="dxa" w:w="1700"/>
            <w:shd w:fill="F8FAFC" w:color="auto" w:val="clear"/>
          </w:tcPr>
          <w:p>
            <w:pPr>
              <w:spacing w:after="40" w:before="40"/>
            </w:pPr>
            <w:del w:id="1174" w:author="DAPS PLC" w:date="2026-08-05T00:00:00Z">
              <w:r>
                <w:rPr>
                  <w:rFonts w:ascii="Calibri" w:cs="Calibri" w:eastAsia="Calibri" w:hAnsi="Calibri"/>
                  <w:b w:val="false"/>
                  <w:bCs w:val="false"/>
                  <w:i w:val="false"/>
                  <w:iCs w:val="false"/>
                  <w:color w:val="1F2937"/>
                  <w:sz w:val="19"/>
                  <w:szCs w:val="19"/>
                </w:rPr>
                <w:delText xml:space="preserve">6,980,000 </w:delText>
              </w:r>
            </w:del>
            <w:ins w:id="1175" w:author="DAPS PLC" w:date="2026-08-05T00:00:00Z">
              <w:r>
                <w:rPr>
                  <w:rFonts w:ascii="Calibri" w:cs="Calibri" w:eastAsia="Calibri" w:hAnsi="Calibri"/>
                  <w:b/>
                  <w:bCs/>
                  <w:i w:val="false"/>
                  <w:iCs w:val="false"/>
                  <w:color w:val="1F2937"/>
                  <w:sz w:val="19"/>
                  <w:szCs w:val="19"/>
                </w:rPr>
                <w:t xml:space="preserve">7,860,000</w:t>
              </w:r>
            </w:ins>
          </w:p>
        </w:tc>
        <w:tc>
          <w:tcPr>
            <w:tcW w:type="dxa" w:w="1700"/>
            <w:shd w:fill="F8FAFC" w:color="auto" w:val="clear"/>
          </w:tcPr>
          <w:p>
            <w:pPr>
              <w:spacing w:after="40" w:before="40"/>
            </w:pPr>
            <w:del w:id="1176" w:author="DAPS PLC" w:date="2026-08-05T00:00:00Z">
              <w:r>
                <w:rPr>
                  <w:rFonts w:ascii="Calibri" w:cs="Calibri" w:eastAsia="Calibri" w:hAnsi="Calibri"/>
                  <w:b w:val="false"/>
                  <w:bCs w:val="false"/>
                  <w:i w:val="false"/>
                  <w:iCs w:val="false"/>
                  <w:color w:val="1F2937"/>
                  <w:sz w:val="19"/>
                  <w:szCs w:val="19"/>
                </w:rPr>
                <w:delText xml:space="preserve">9,200,000 </w:delText>
              </w:r>
            </w:del>
            <w:ins w:id="1177" w:author="DAPS PLC" w:date="2026-08-05T00:00:00Z">
              <w:r>
                <w:rPr>
                  <w:rFonts w:ascii="Calibri" w:cs="Calibri" w:eastAsia="Calibri" w:hAnsi="Calibri"/>
                  <w:b/>
                  <w:bCs/>
                  <w:i w:val="false"/>
                  <w:iCs w:val="false"/>
                  <w:color w:val="1F2937"/>
                  <w:sz w:val="19"/>
                  <w:szCs w:val="19"/>
                </w:rPr>
                <w:t xml:space="preserve">12,000,000</w:t>
              </w:r>
            </w:ins>
          </w:p>
        </w:tc>
        <w:tc>
          <w:tcPr>
            <w:tcW w:type="dxa" w:w="1700"/>
            <w:shd w:fill="F8FAFC" w:color="auto" w:val="clear"/>
          </w:tcPr>
          <w:p>
            <w:pPr>
              <w:spacing w:after="40" w:before="40"/>
            </w:pPr>
            <w:del w:id="1178" w:author="DAPS PLC" w:date="2026-08-05T00:00:00Z">
              <w:r>
                <w:rPr>
                  <w:rFonts w:ascii="Calibri" w:cs="Calibri" w:eastAsia="Calibri" w:hAnsi="Calibri"/>
                  <w:b w:val="false"/>
                  <w:bCs w:val="false"/>
                  <w:i w:val="false"/>
                  <w:iCs w:val="false"/>
                  <w:color w:val="1F2937"/>
                  <w:sz w:val="19"/>
                  <w:szCs w:val="19"/>
                </w:rPr>
                <w:delText xml:space="preserve">14,100,000 </w:delText>
              </w:r>
            </w:del>
            <w:ins w:id="1179" w:author="DAPS PLC" w:date="2026-08-05T00:00:00Z">
              <w:r>
                <w:rPr>
                  <w:rFonts w:ascii="Calibri" w:cs="Calibri" w:eastAsia="Calibri" w:hAnsi="Calibri"/>
                  <w:b/>
                  <w:bCs/>
                  <w:i w:val="false"/>
                  <w:iCs w:val="false"/>
                  <w:color w:val="1F2937"/>
                  <w:sz w:val="19"/>
                  <w:szCs w:val="19"/>
                </w:rPr>
                <w:t xml:space="preserve">20,000,000</w:t>
              </w:r>
            </w:ins>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r>
      <w:tr>
        <w:tc>
          <w:tcPr>
            <w:tcW w:type="dxa" w:w="2560"/>
          </w:tcPr>
          <w:p>
            <w:pPr>
              <w:spacing w:after="40" w:before="40"/>
            </w:pPr>
            <w:r>
              <w:rPr>
                <w:rFonts w:ascii="Calibri" w:cs="Calibri" w:eastAsia="Calibri" w:hAnsi="Calibri"/>
                <w:b/>
                <w:bCs/>
                <w:i w:val="false"/>
                <w:iCs w:val="false"/>
                <w:color w:val="1F2937"/>
                <w:sz w:val="19"/>
                <w:szCs w:val="19"/>
              </w:rPr>
              <w:t xml:space="preserve">Net (ETB)</w:t>
            </w:r>
          </w:p>
        </w:tc>
        <w:tc>
          <w:tcPr>
            <w:tcW w:type="dxa" w:w="1700"/>
          </w:tcPr>
          <w:p>
            <w:pPr>
              <w:spacing w:after="40" w:before="40"/>
            </w:pPr>
            <w:del w:id="1180" w:author="DAPS PLC" w:date="2026-08-05T00:00:00Z">
              <w:r>
                <w:rPr>
                  <w:rFonts w:ascii="Calibri" w:cs="Calibri" w:eastAsia="Calibri" w:hAnsi="Calibri"/>
                  <w:b w:val="false"/>
                  <w:bCs w:val="false"/>
                  <w:i w:val="false"/>
                  <w:iCs w:val="false"/>
                  <w:color w:val="1F2937"/>
                  <w:sz w:val="19"/>
                  <w:szCs w:val="19"/>
                </w:rPr>
                <w:delText xml:space="preserve">−2,860,000 </w:delText>
              </w:r>
            </w:del>
            <w:ins w:id="1181" w:author="DAPS PLC" w:date="2026-08-05T00:00:00Z">
              <w:r>
                <w:rPr>
                  <w:rFonts w:ascii="Calibri" w:cs="Calibri" w:eastAsia="Calibri" w:hAnsi="Calibri"/>
                  <w:b/>
                  <w:bCs/>
                  <w:i w:val="false"/>
                  <w:iCs w:val="false"/>
                  <w:color w:val="1F2937"/>
                  <w:sz w:val="19"/>
                  <w:szCs w:val="19"/>
                </w:rPr>
                <w:t xml:space="preserve">−1,860,000</w:t>
              </w:r>
            </w:ins>
          </w:p>
        </w:tc>
        <w:tc>
          <w:tcPr>
            <w:tcW w:type="dxa" w:w="1700"/>
          </w:tcPr>
          <w:p>
            <w:pPr>
              <w:spacing w:after="40" w:before="40"/>
            </w:pPr>
            <w:del w:id="1182" w:author="DAPS PLC" w:date="2026-08-05T00:00:00Z">
              <w:r>
                <w:rPr>
                  <w:rFonts w:ascii="Calibri" w:cs="Calibri" w:eastAsia="Calibri" w:hAnsi="Calibri"/>
                  <w:b w:val="false"/>
                  <w:bCs w:val="false"/>
                  <w:i w:val="false"/>
                  <w:iCs w:val="false"/>
                  <w:color w:val="1F2937"/>
                  <w:sz w:val="19"/>
                  <w:szCs w:val="19"/>
                </w:rPr>
                <w:delText xml:space="preserve">+3,250,000 </w:delText>
              </w:r>
            </w:del>
            <w:ins w:id="1183" w:author="DAPS PLC" w:date="2026-08-05T00:00:00Z">
              <w:r>
                <w:rPr>
                  <w:rFonts w:ascii="Calibri" w:cs="Calibri" w:eastAsia="Calibri" w:hAnsi="Calibri"/>
                  <w:b/>
                  <w:bCs/>
                  <w:i w:val="false"/>
                  <w:iCs w:val="false"/>
                  <w:color w:val="1F2937"/>
                  <w:sz w:val="19"/>
                  <w:szCs w:val="19"/>
                </w:rPr>
                <w:t xml:space="preserve">+9,000,000</w:t>
              </w:r>
            </w:ins>
          </w:p>
        </w:tc>
        <w:tc>
          <w:tcPr>
            <w:tcW w:type="dxa" w:w="1700"/>
          </w:tcPr>
          <w:p>
            <w:pPr>
              <w:spacing w:after="40" w:before="40"/>
            </w:pPr>
            <w:del w:id="1184" w:author="DAPS PLC" w:date="2026-08-05T00:00:00Z">
              <w:r>
                <w:rPr>
                  <w:rFonts w:ascii="Calibri" w:cs="Calibri" w:eastAsia="Calibri" w:hAnsi="Calibri"/>
                  <w:b w:val="false"/>
                  <w:bCs w:val="false"/>
                  <w:i w:val="false"/>
                  <w:iCs w:val="false"/>
                  <w:color w:val="1F2937"/>
                  <w:sz w:val="19"/>
                  <w:szCs w:val="19"/>
                </w:rPr>
                <w:delText xml:space="preserve">+13,300,000 </w:delText>
              </w:r>
            </w:del>
            <w:ins w:id="1185" w:author="DAPS PLC" w:date="2026-08-05T00:00:00Z">
              <w:r>
                <w:rPr>
                  <w:rFonts w:ascii="Calibri" w:cs="Calibri" w:eastAsia="Calibri" w:hAnsi="Calibri"/>
                  <w:b/>
                  <w:bCs/>
                  <w:i w:val="false"/>
                  <w:iCs w:val="false"/>
                  <w:color w:val="1F2937"/>
                  <w:sz w:val="19"/>
                  <w:szCs w:val="19"/>
                </w:rPr>
                <w:t xml:space="preserve">+28,000,000</w:t>
              </w:r>
            </w:ins>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
            </w:r>
          </w:p>
        </w:tc>
      </w:tr>
    </w:tbl>
    <w:p>
      <w:pPr>
        <w:spacing w:after="130" w:line="268"/>
      </w:pPr>
      <w:ins w:id="1186" w:author="DAPS PLC" w:date="2026-08-05T00:00:00Z">
        <w:r>
          <w:rPr>
            <w:rFonts w:ascii="Calibri" w:cs="Calibri" w:eastAsia="Calibri" w:hAnsi="Calibri"/>
            <w:b w:val="false"/>
            <w:bCs w:val="false"/>
            <w:i w:val="false"/>
            <w:iCs w:val="false"/>
            <w:color w:val="1F2937"/>
            <w:sz w:val="21"/>
            <w:szCs w:val="21"/>
          </w:rPr>
          <w:t xml:space="preserve">Bookings and recognised revenue are now separated. A contract signed in month nine contributes three months of revenue, not twelve, and Revision 1 conflated the two — which flattered Year 1 revenue while understating the segment. Both corrections are applied here.</w:t>
        </w:r>
      </w:ins>
    </w:p>
    <w:p>
      <w:pPr>
        <w:pStyle w:val="Heading2"/>
        <w:spacing w:after="140" w:before="300"/>
      </w:pPr>
      <w:ins w:id="1187" w:author="DAPS PLC" w:date="2026-08-05T00:00:00Z">
        <w:r>
          <w:rPr>
            <w:rFonts w:ascii="Calibri" w:cs="Calibri" w:eastAsia="Calibri" w:hAnsi="Calibri"/>
            <w:b/>
            <w:bCs/>
            <w:i w:val="false"/>
            <w:iCs w:val="false"/>
            <w:color w:val="0D9488"/>
            <w:sz w:val="24"/>
            <w:szCs w:val="24"/>
          </w:rPr>
          <w:t xml:space="preserve">9.3  Cash, which is not the same as profit</w:t>
        </w:r>
      </w:ins>
    </w:p>
    <w:p>
      <w:pPr>
        <w:spacing w:after="130" w:line="268"/>
      </w:pPr>
      <w:ins w:id="1188" w:author="DAPS PLC" w:date="2026-08-05T00:00:00Z">
        <w:r>
          <w:rPr>
            <w:rFonts w:ascii="Calibri" w:cs="Calibri" w:eastAsia="Calibri" w:hAnsi="Calibri"/>
            <w:b w:val="false"/>
            <w:bCs w:val="false"/>
            <w:i w:val="false"/>
            <w:iCs w:val="false"/>
            <w:color w:val="1F2937"/>
            <w:sz w:val="21"/>
            <w:szCs w:val="21"/>
          </w:rPr>
          <w:t xml:space="preserve">The Year 1 loss is 1.86M ETB. The cash requirement is larger, because government pays slowly and bidding ties up capital before any of it arrives.</w:t>
        </w:r>
      </w:ins>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shd w:fill="1B3A6B" w:color="auto" w:val="clear"/>
          </w:tcPr>
          <w:p>
            <w:pPr>
              <w:spacing w:after="50" w:before="50"/>
            </w:pPr>
            <w:ins w:id="1189" w:author="DAPS PLC" w:date="2026-08-05T00:00:00Z">
              <w:r>
                <w:rPr>
                  <w:rFonts w:ascii="Calibri" w:cs="Calibri" w:eastAsia="Calibri" w:hAnsi="Calibri"/>
                  <w:b/>
                  <w:bCs/>
                  <w:i w:val="false"/>
                  <w:iCs w:val="false"/>
                  <w:color w:val="FFFFFF"/>
                  <w:sz w:val="19"/>
                  <w:szCs w:val="19"/>
                </w:rPr>
                <w:t xml:space="preserve">Cash item</w:t>
              </w:r>
            </w:ins>
          </w:p>
        </w:tc>
        <w:tc>
          <w:tcPr>
            <w:tcW w:type="dxa" w:w="2680"/>
            <w:shd w:fill="1B3A6B" w:color="auto" w:val="clear"/>
          </w:tcPr>
          <w:p>
            <w:pPr>
              <w:spacing w:after="50" w:before="50"/>
            </w:pPr>
            <w:ins w:id="1190" w:author="DAPS PLC" w:date="2026-08-05T00:00:00Z">
              <w:r>
                <w:rPr>
                  <w:rFonts w:ascii="Calibri" w:cs="Calibri" w:eastAsia="Calibri" w:hAnsi="Calibri"/>
                  <w:b/>
                  <w:bCs/>
                  <w:i w:val="false"/>
                  <w:iCs w:val="false"/>
                  <w:color w:val="FFFFFF"/>
                  <w:sz w:val="19"/>
                  <w:szCs w:val="19"/>
                </w:rPr>
                <w:t xml:space="preserve">Year 1 (ETB)</w:t>
              </w:r>
            </w:ins>
          </w:p>
        </w:tc>
        <w:tc>
          <w:tcPr>
            <w:tcW w:type="dxa" w:w="2680"/>
            <w:shd w:fill="1B3A6B" w:color="auto" w:val="clear"/>
          </w:tcPr>
          <w:p>
            <w:pPr>
              <w:spacing w:after="50" w:before="50"/>
            </w:pPr>
            <w:ins w:id="1191" w:author="DAPS PLC" w:date="2026-08-05T00:00:00Z">
              <w:r>
                <w:rPr>
                  <w:rFonts w:ascii="Calibri" w:cs="Calibri" w:eastAsia="Calibri" w:hAnsi="Calibri"/>
                  <w:b/>
                  <w:bCs/>
                  <w:i w:val="false"/>
                  <w:iCs w:val="false"/>
                  <w:color w:val="FFFFFF"/>
                  <w:sz w:val="19"/>
                  <w:szCs w:val="19"/>
                </w:rPr>
                <w:t xml:space="preserve">Note</w:t>
              </w:r>
            </w:ins>
          </w:p>
        </w:tc>
      </w:tr>
      <w:tr>
        <w:tc>
          <w:tcPr>
            <w:tcW w:type="dxa" w:w="4000"/>
          </w:tcPr>
          <w:p>
            <w:pPr>
              <w:spacing w:after="40" w:before="40"/>
            </w:pPr>
            <w:ins w:id="1192" w:author="DAPS PLC" w:date="2026-08-05T00:00:00Z">
              <w:r>
                <w:rPr>
                  <w:rFonts w:ascii="Calibri" w:cs="Calibri" w:eastAsia="Calibri" w:hAnsi="Calibri"/>
                  <w:b/>
                  <w:bCs/>
                  <w:i w:val="false"/>
                  <w:iCs w:val="false"/>
                  <w:color w:val="1F2937"/>
                  <w:sz w:val="19"/>
                  <w:szCs w:val="19"/>
                </w:rPr>
                <w:t xml:space="preserve">Recognised revenue</w:t>
              </w:r>
            </w:ins>
          </w:p>
        </w:tc>
        <w:tc>
          <w:tcPr>
            <w:tcW w:type="dxa" w:w="2680"/>
          </w:tcPr>
          <w:p>
            <w:pPr>
              <w:spacing w:after="40" w:before="40"/>
            </w:pPr>
            <w:ins w:id="1193" w:author="DAPS PLC" w:date="2026-08-05T00:00:00Z">
              <w:r>
                <w:rPr>
                  <w:rFonts w:ascii="Calibri" w:cs="Calibri" w:eastAsia="Calibri" w:hAnsi="Calibri"/>
                  <w:b w:val="false"/>
                  <w:bCs w:val="false"/>
                  <w:i w:val="false"/>
                  <w:iCs w:val="false"/>
                  <w:color w:val="1F2937"/>
                  <w:sz w:val="19"/>
                  <w:szCs w:val="19"/>
                </w:rPr>
                <w:t xml:space="preserve">6,000,000</w:t>
              </w:r>
            </w:ins>
          </w:p>
        </w:tc>
        <w:tc>
          <w:tcPr>
            <w:tcW w:type="dxa" w:w="2680"/>
          </w:tcPr>
          <w:p>
            <w:pPr>
              <w:spacing w:after="40" w:before="40"/>
            </w:pPr>
            <w:ins w:id="1194" w:author="DAPS PLC" w:date="2026-08-05T00:00:00Z">
              <w:r>
                <w:rPr>
                  <w:rFonts w:ascii="Calibri" w:cs="Calibri" w:eastAsia="Calibri" w:hAnsi="Calibri"/>
                  <w:b w:val="false"/>
                  <w:bCs w:val="false"/>
                  <w:i w:val="false"/>
                  <w:iCs w:val="false"/>
                  <w:color w:val="1F2937"/>
                  <w:sz w:val="19"/>
                  <w:szCs w:val="19"/>
                </w:rPr>
                <w:t xml:space="preserve">Earned in the period</w:t>
              </w:r>
            </w:ins>
          </w:p>
        </w:tc>
      </w:tr>
      <w:tr>
        <w:tc>
          <w:tcPr>
            <w:tcW w:type="dxa" w:w="4000"/>
            <w:shd w:fill="F8FAFC" w:color="auto" w:val="clear"/>
          </w:tcPr>
          <w:p>
            <w:pPr>
              <w:spacing w:after="40" w:before="40"/>
            </w:pPr>
            <w:ins w:id="1195" w:author="DAPS PLC" w:date="2026-08-05T00:00:00Z">
              <w:r>
                <w:rPr>
                  <w:rFonts w:ascii="Calibri" w:cs="Calibri" w:eastAsia="Calibri" w:hAnsi="Calibri"/>
                  <w:b/>
                  <w:bCs/>
                  <w:i w:val="false"/>
                  <w:iCs w:val="false"/>
                  <w:color w:val="1F2937"/>
                  <w:sz w:val="19"/>
                  <w:szCs w:val="19"/>
                </w:rPr>
                <w:t xml:space="preserve">Collected in period</w:t>
              </w:r>
            </w:ins>
          </w:p>
        </w:tc>
        <w:tc>
          <w:tcPr>
            <w:tcW w:type="dxa" w:w="2680"/>
            <w:shd w:fill="F8FAFC" w:color="auto" w:val="clear"/>
          </w:tcPr>
          <w:p>
            <w:pPr>
              <w:spacing w:after="40" w:before="40"/>
            </w:pPr>
            <w:ins w:id="1196" w:author="DAPS PLC" w:date="2026-08-05T00:00:00Z">
              <w:r>
                <w:rPr>
                  <w:rFonts w:ascii="Calibri" w:cs="Calibri" w:eastAsia="Calibri" w:hAnsi="Calibri"/>
                  <w:b w:val="false"/>
                  <w:bCs w:val="false"/>
                  <w:i w:val="false"/>
                  <w:iCs w:val="false"/>
                  <w:color w:val="1F2937"/>
                  <w:sz w:val="19"/>
                  <w:szCs w:val="19"/>
                </w:rPr>
                <w:t xml:space="preserve">4,500,000</w:t>
              </w:r>
            </w:ins>
          </w:p>
        </w:tc>
        <w:tc>
          <w:tcPr>
            <w:tcW w:type="dxa" w:w="2680"/>
            <w:shd w:fill="F8FAFC" w:color="auto" w:val="clear"/>
          </w:tcPr>
          <w:p>
            <w:pPr>
              <w:spacing w:after="40" w:before="40"/>
            </w:pPr>
            <w:ins w:id="1197" w:author="DAPS PLC" w:date="2026-08-05T00:00:00Z">
              <w:r>
                <w:rPr>
                  <w:rFonts w:ascii="Calibri" w:cs="Calibri" w:eastAsia="Calibri" w:hAnsi="Calibri"/>
                  <w:b w:val="false"/>
                  <w:bCs w:val="false"/>
                  <w:i w:val="false"/>
                  <w:iCs w:val="false"/>
                  <w:color w:val="1F2937"/>
                  <w:sz w:val="19"/>
                  <w:szCs w:val="19"/>
                </w:rPr>
                <w:t xml:space="preserve">~75% — public-sector settlement lag</w:t>
              </w:r>
            </w:ins>
          </w:p>
        </w:tc>
      </w:tr>
      <w:tr>
        <w:tc>
          <w:tcPr>
            <w:tcW w:type="dxa" w:w="4000"/>
          </w:tcPr>
          <w:p>
            <w:pPr>
              <w:spacing w:after="40" w:before="40"/>
            </w:pPr>
            <w:ins w:id="1198" w:author="DAPS PLC" w:date="2026-08-05T00:00:00Z">
              <w:r>
                <w:rPr>
                  <w:rFonts w:ascii="Calibri" w:cs="Calibri" w:eastAsia="Calibri" w:hAnsi="Calibri"/>
                  <w:b/>
                  <w:bCs/>
                  <w:i w:val="false"/>
                  <w:iCs w:val="false"/>
                  <w:color w:val="1F2937"/>
                  <w:sz w:val="19"/>
                  <w:szCs w:val="19"/>
                </w:rPr>
                <w:t xml:space="preserve">Operating costs</w:t>
              </w:r>
            </w:ins>
          </w:p>
        </w:tc>
        <w:tc>
          <w:tcPr>
            <w:tcW w:type="dxa" w:w="2680"/>
          </w:tcPr>
          <w:p>
            <w:pPr>
              <w:spacing w:after="40" w:before="40"/>
            </w:pPr>
            <w:ins w:id="1199" w:author="DAPS PLC" w:date="2026-08-05T00:00:00Z">
              <w:r>
                <w:rPr>
                  <w:rFonts w:ascii="Calibri" w:cs="Calibri" w:eastAsia="Calibri" w:hAnsi="Calibri"/>
                  <w:b w:val="false"/>
                  <w:bCs w:val="false"/>
                  <w:i w:val="false"/>
                  <w:iCs w:val="false"/>
                  <w:color w:val="1F2937"/>
                  <w:sz w:val="19"/>
                  <w:szCs w:val="19"/>
                </w:rPr>
                <w:t xml:space="preserve">7,860,000</w:t>
              </w:r>
            </w:ins>
          </w:p>
        </w:tc>
        <w:tc>
          <w:tcPr>
            <w:tcW w:type="dxa" w:w="2680"/>
          </w:tcPr>
          <w:p>
            <w:pPr>
              <w:spacing w:after="40" w:before="40"/>
            </w:pPr>
            <w:ins w:id="1200" w:author="DAPS PLC" w:date="2026-08-05T00:00:00Z">
              <w:r>
                <w:rPr>
                  <w:rFonts w:ascii="Calibri" w:cs="Calibri" w:eastAsia="Calibri" w:hAnsi="Calibri"/>
                  <w:b w:val="false"/>
                  <w:bCs w:val="false"/>
                  <w:i w:val="false"/>
                  <w:iCs w:val="false"/>
                  <w:color w:val="1F2937"/>
                  <w:sz w:val="19"/>
                  <w:szCs w:val="19"/>
                </w:rPr>
                <w:t xml:space="preserve">Largely payroll, payable monthly regardless</w:t>
              </w:r>
            </w:ins>
          </w:p>
        </w:tc>
      </w:tr>
      <w:tr>
        <w:tc>
          <w:tcPr>
            <w:tcW w:type="dxa" w:w="4000"/>
            <w:shd w:fill="F8FAFC" w:color="auto" w:val="clear"/>
          </w:tcPr>
          <w:p>
            <w:pPr>
              <w:spacing w:after="40" w:before="40"/>
            </w:pPr>
            <w:ins w:id="1201" w:author="DAPS PLC" w:date="2026-08-05T00:00:00Z">
              <w:r>
                <w:rPr>
                  <w:rFonts w:ascii="Calibri" w:cs="Calibri" w:eastAsia="Calibri" w:hAnsi="Calibri"/>
                  <w:b/>
                  <w:bCs/>
                  <w:i w:val="false"/>
                  <w:iCs w:val="false"/>
                  <w:color w:val="1F2937"/>
                  <w:sz w:val="19"/>
                  <w:szCs w:val="19"/>
                </w:rPr>
                <w:t xml:space="preserve">Bid and performance bonds</w:t>
              </w:r>
            </w:ins>
          </w:p>
        </w:tc>
        <w:tc>
          <w:tcPr>
            <w:tcW w:type="dxa" w:w="2680"/>
            <w:shd w:fill="F8FAFC" w:color="auto" w:val="clear"/>
          </w:tcPr>
          <w:p>
            <w:pPr>
              <w:spacing w:after="40" w:before="40"/>
            </w:pPr>
            <w:ins w:id="1202" w:author="DAPS PLC" w:date="2026-08-05T00:00:00Z">
              <w:r>
                <w:rPr>
                  <w:rFonts w:ascii="Calibri" w:cs="Calibri" w:eastAsia="Calibri" w:hAnsi="Calibri"/>
                  <w:b w:val="false"/>
                  <w:bCs w:val="false"/>
                  <w:i w:val="false"/>
                  <w:iCs w:val="false"/>
                  <w:color w:val="1F2937"/>
                  <w:sz w:val="19"/>
                  <w:szCs w:val="19"/>
                </w:rPr>
                <w:t xml:space="preserve">500,000</w:t>
              </w:r>
            </w:ins>
          </w:p>
        </w:tc>
        <w:tc>
          <w:tcPr>
            <w:tcW w:type="dxa" w:w="2680"/>
            <w:shd w:fill="F8FAFC" w:color="auto" w:val="clear"/>
          </w:tcPr>
          <w:p>
            <w:pPr>
              <w:spacing w:after="40" w:before="40"/>
            </w:pPr>
            <w:ins w:id="1203" w:author="DAPS PLC" w:date="2026-08-05T00:00:00Z">
              <w:r>
                <w:rPr>
                  <w:rFonts w:ascii="Calibri" w:cs="Calibri" w:eastAsia="Calibri" w:hAnsi="Calibri"/>
                  <w:b w:val="false"/>
                  <w:bCs w:val="false"/>
                  <w:i w:val="false"/>
                  <w:iCs w:val="false"/>
                  <w:color w:val="1F2937"/>
                  <w:sz w:val="19"/>
                  <w:szCs w:val="19"/>
                </w:rPr>
                <w:t xml:space="preserve">Capital tied up per pursuit, released on award or loss</w:t>
              </w:r>
            </w:ins>
          </w:p>
        </w:tc>
      </w:tr>
      <w:tr>
        <w:tc>
          <w:tcPr>
            <w:tcW w:type="dxa" w:w="4000"/>
          </w:tcPr>
          <w:p>
            <w:pPr>
              <w:spacing w:after="40" w:before="40"/>
            </w:pPr>
            <w:ins w:id="1204" w:author="DAPS PLC" w:date="2026-08-05T00:00:00Z">
              <w:r>
                <w:rPr>
                  <w:rFonts w:ascii="Calibri" w:cs="Calibri" w:eastAsia="Calibri" w:hAnsi="Calibri"/>
                  <w:b/>
                  <w:bCs/>
                  <w:i w:val="false"/>
                  <w:iCs w:val="false"/>
                  <w:color w:val="1F2937"/>
                  <w:sz w:val="19"/>
                  <w:szCs w:val="19"/>
                </w:rPr>
                <w:t xml:space="preserve">Peak cash requirement</w:t>
              </w:r>
            </w:ins>
          </w:p>
        </w:tc>
        <w:tc>
          <w:tcPr>
            <w:tcW w:type="dxa" w:w="2680"/>
          </w:tcPr>
          <w:p>
            <w:pPr>
              <w:spacing w:after="40" w:before="40"/>
            </w:pPr>
            <w:ins w:id="1205" w:author="DAPS PLC" w:date="2026-08-05T00:00:00Z">
              <w:r>
                <w:rPr>
                  <w:rFonts w:ascii="Calibri" w:cs="Calibri" w:eastAsia="Calibri" w:hAnsi="Calibri"/>
                  <w:b w:val="false"/>
                  <w:bCs w:val="false"/>
                  <w:i w:val="false"/>
                  <w:iCs w:val="false"/>
                  <w:color w:val="1F2937"/>
                  <w:sz w:val="19"/>
                  <w:szCs w:val="19"/>
                </w:rPr>
                <w:t xml:space="preserve">~4,000,000</w:t>
              </w:r>
            </w:ins>
          </w:p>
        </w:tc>
        <w:tc>
          <w:tcPr>
            <w:tcW w:type="dxa" w:w="2680"/>
          </w:tcPr>
          <w:p>
            <w:pPr>
              <w:spacing w:after="40" w:before="40"/>
            </w:pPr>
            <w:ins w:id="1206" w:author="DAPS PLC" w:date="2026-08-05T00:00:00Z">
              <w:r>
                <w:rPr>
                  <w:rFonts w:ascii="Calibri" w:cs="Calibri" w:eastAsia="Calibri" w:hAnsi="Calibri"/>
                  <w:b w:val="false"/>
                  <w:bCs w:val="false"/>
                  <w:i w:val="false"/>
                  <w:iCs w:val="false"/>
                  <w:color w:val="1F2937"/>
                  <w:sz w:val="19"/>
                  <w:szCs w:val="19"/>
                </w:rPr>
                <w:t xml:space="preserve">~$25,000 — the number to finance</w:t>
              </w:r>
            </w:ins>
          </w:p>
        </w:tc>
      </w:tr>
    </w:tbl>
    <w:p>
      <w:pPr>
        <w:pBdr>
          <w:top w:val="single" w:color="B45309" w:sz="1"/>
          <w:left w:val="single" w:color="B45309" w:sz="8"/>
          <w:bottom w:val="single" w:color="B45309" w:sz="1"/>
          <w:right w:val="single" w:color="B45309" w:sz="1"/>
        </w:pBdr>
        <w:shd w:fill="FEF3C7" w:color="auto" w:val="clear"/>
        <w:spacing w:after="150" w:before="150" w:line="268"/>
        <w:ind w:left="170" w:right="170"/>
      </w:pPr>
      <w:ins w:id="1207" w:author="DAPS PLC" w:date="2026-08-05T00:00:00Z">
        <w:r>
          <w:rPr>
            <w:rFonts w:ascii="Calibri" w:cs="Calibri" w:eastAsia="Calibri" w:hAnsi="Calibri"/>
            <w:b/>
            <w:bCs/>
            <w:i w:val="false"/>
            <w:iCs w:val="false"/>
            <w:color w:val="B45309"/>
            <w:sz w:val="19"/>
            <w:szCs w:val="19"/>
          </w:rPr>
          <w:t xml:space="preserve">Why this is the number that matters  </w:t>
        </w:r>
      </w:ins>
      <w:ins w:id="1208" w:author="DAPS PLC" w:date="2026-08-05T00:00:00Z">
        <w:r>
          <w:rPr>
            <w:rFonts w:ascii="Calibri" w:cs="Calibri" w:eastAsia="Calibri" w:hAnsi="Calibri"/>
            <w:b w:val="false"/>
            <w:bCs w:val="false"/>
            <w:i w:val="false"/>
            <w:iCs w:val="false"/>
            <w:color w:val="1F2937"/>
            <w:sz w:val="19"/>
            <w:szCs w:val="19"/>
          </w:rPr>
          <w:t xml:space="preserve">A plan can be profitable and still fail on timing. Payroll is due monthly; a ministry may settle 90 days after invoice. Financing 4.0M ETB rather than the 1.86M accounting loss is what keeps the company solvent through the collection lag. Revision 1 did not model this at all.</w:t>
        </w:r>
      </w:ins>
    </w:p>
    <w:p>
      <w:pPr>
        <w:pStyle w:val="Heading2"/>
        <w:spacing w:after="140" w:before="300"/>
      </w:pPr>
      <w:r>
        <w:rPr>
          <w:rFonts w:ascii="Calibri" w:cs="Calibri" w:eastAsia="Calibri" w:hAnsi="Calibri"/>
          <w:b/>
          <w:bCs/>
          <w:i w:val="false"/>
          <w:iCs w:val="false"/>
          <w:color w:val="0D9488"/>
          <w:sz w:val="24"/>
          <w:szCs w:val="24"/>
        </w:rPr>
        <w:t xml:space="preserve">9.4  Scenario C — Growth</w:t>
      </w:r>
    </w:p>
    <w:p>
      <w:pPr>
        <w:spacing w:after="130" w:line="268"/>
        <w:jc w:val="left"/>
      </w:pPr>
      <w:r>
        <w:rPr>
          <w:rFonts w:ascii="Calibri" w:cs="Calibri" w:eastAsia="Calibri" w:hAnsi="Calibri"/>
          <w:b w:val="false"/>
          <w:bCs w:val="false"/>
          <w:i w:val="false"/>
          <w:iCs w:val="false"/>
          <w:color w:val="1F2937"/>
          <w:sz w:val="21"/>
          <w:szCs w:val="21"/>
        </w:rPr>
        <w:t xml:space="preserve">Eleven staff including a dedicated implementation team, regional presence, partner programme, early East Africa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1</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2</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3</w:t>
            </w:r>
          </w:p>
        </w:tc>
      </w:tr>
      <w:tr>
        <w:tc>
          <w:tcPr>
            <w:tcW w:type="dxa" w:w="2400"/>
          </w:tcPr>
          <w:p>
            <w:pPr>
              <w:spacing w:after="40" w:before="40"/>
            </w:pPr>
            <w:r>
              <w:rPr>
                <w:rFonts w:ascii="Calibri" w:cs="Calibri" w:eastAsia="Calibri" w:hAnsi="Calibri"/>
                <w:b/>
                <w:bCs/>
                <w:i w:val="false"/>
                <w:iCs w:val="false"/>
                <w:color w:val="1F2937"/>
                <w:sz w:val="19"/>
                <w:szCs w:val="19"/>
              </w:rPr>
              <w:t xml:space="preserve">Public-sector engagements</w:t>
            </w:r>
          </w:p>
        </w:tc>
        <w:tc>
          <w:tcPr>
            <w:tcW w:type="dxa" w:w="2320"/>
          </w:tcPr>
          <w:p>
            <w:pPr>
              <w:spacing w:after="40" w:before="40"/>
            </w:pPr>
            <w:del w:id="1209" w:author="DAPS PLC" w:date="2026-08-05T00:00:00Z">
              <w:r>
                <w:rPr>
                  <w:rFonts w:ascii="Calibri" w:cs="Calibri" w:eastAsia="Calibri" w:hAnsi="Calibri"/>
                  <w:b w:val="false"/>
                  <w:bCs w:val="false"/>
                  <w:i w:val="false"/>
                  <w:iCs w:val="false"/>
                  <w:color w:val="1F2937"/>
                  <w:sz w:val="19"/>
                  <w:szCs w:val="19"/>
                </w:rPr>
                <w:delText xml:space="preserve">— </w:delText>
              </w:r>
            </w:del>
            <w:ins w:id="1210" w:author="DAPS PLC" w:date="2026-08-05T00:00:00Z">
              <w:r>
                <w:rPr>
                  <w:rFonts w:ascii="Calibri" w:cs="Calibri" w:eastAsia="Calibri" w:hAnsi="Calibri"/>
                  <w:b/>
                  <w:bCs/>
                  <w:i w:val="false"/>
                  <w:iCs w:val="false"/>
                  <w:color w:val="1F2937"/>
                  <w:sz w:val="19"/>
                  <w:szCs w:val="19"/>
                </w:rPr>
                <w:t xml:space="preserve">13</w:t>
              </w:r>
            </w:ins>
          </w:p>
        </w:tc>
        <w:tc>
          <w:tcPr>
            <w:tcW w:type="dxa" w:w="2320"/>
          </w:tcPr>
          <w:p>
            <w:pPr>
              <w:spacing w:after="40" w:before="40"/>
            </w:pPr>
            <w:del w:id="1211" w:author="DAPS PLC" w:date="2026-08-05T00:00:00Z">
              <w:r>
                <w:rPr>
                  <w:rFonts w:ascii="Calibri" w:cs="Calibri" w:eastAsia="Calibri" w:hAnsi="Calibri"/>
                  <w:b w:val="false"/>
                  <w:bCs w:val="false"/>
                  <w:i w:val="false"/>
                  <w:iCs w:val="false"/>
                  <w:color w:val="1F2937"/>
                  <w:sz w:val="19"/>
                  <w:szCs w:val="19"/>
                </w:rPr>
                <w:delText xml:space="preserve">— </w:delText>
              </w:r>
            </w:del>
            <w:ins w:id="1212" w:author="DAPS PLC" w:date="2026-08-05T00:00:00Z">
              <w:r>
                <w:rPr>
                  <w:rFonts w:ascii="Calibri" w:cs="Calibri" w:eastAsia="Calibri" w:hAnsi="Calibri"/>
                  <w:b/>
                  <w:bCs/>
                  <w:i w:val="false"/>
                  <w:iCs w:val="false"/>
                  <w:color w:val="1F2937"/>
                  <w:sz w:val="19"/>
                  <w:szCs w:val="19"/>
                </w:rPr>
                <w:t xml:space="preserve">32</w:t>
              </w:r>
            </w:ins>
          </w:p>
        </w:tc>
        <w:tc>
          <w:tcPr>
            <w:tcW w:type="dxa" w:w="2320"/>
          </w:tcPr>
          <w:p>
            <w:pPr>
              <w:spacing w:after="40" w:before="40"/>
            </w:pPr>
            <w:del w:id="1213" w:author="DAPS PLC" w:date="2026-08-05T00:00:00Z">
              <w:r>
                <w:rPr>
                  <w:rFonts w:ascii="Calibri" w:cs="Calibri" w:eastAsia="Calibri" w:hAnsi="Calibri"/>
                  <w:b w:val="false"/>
                  <w:bCs w:val="false"/>
                  <w:i w:val="false"/>
                  <w:iCs w:val="false"/>
                  <w:color w:val="1F2937"/>
                  <w:sz w:val="19"/>
                  <w:szCs w:val="19"/>
                </w:rPr>
                <w:delText xml:space="preserve">— </w:delText>
              </w:r>
            </w:del>
            <w:ins w:id="1214" w:author="DAPS PLC" w:date="2026-08-05T00:00:00Z">
              <w:r>
                <w:rPr>
                  <w:rFonts w:ascii="Calibri" w:cs="Calibri" w:eastAsia="Calibri" w:hAnsi="Calibri"/>
                  <w:b/>
                  <w:bCs/>
                  <w:i w:val="false"/>
                  <w:iCs w:val="false"/>
                  <w:color w:val="1F2937"/>
                  <w:sz w:val="19"/>
                  <w:szCs w:val="19"/>
                </w:rPr>
                <w:t xml:space="preserve">65</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Bookings (ETB)</w:t>
            </w:r>
          </w:p>
        </w:tc>
        <w:tc>
          <w:tcPr>
            <w:tcW w:type="dxa" w:w="2320"/>
            <w:shd w:fill="F8FAFC" w:color="auto" w:val="clear"/>
          </w:tcPr>
          <w:p>
            <w:pPr>
              <w:spacing w:after="40" w:before="40"/>
            </w:pPr>
            <w:del w:id="1215" w:author="DAPS PLC" w:date="2026-08-05T00:00:00Z">
              <w:r>
                <w:rPr>
                  <w:rFonts w:ascii="Calibri" w:cs="Calibri" w:eastAsia="Calibri" w:hAnsi="Calibri"/>
                  <w:b w:val="false"/>
                  <w:bCs w:val="false"/>
                  <w:i w:val="false"/>
                  <w:iCs w:val="false"/>
                  <w:color w:val="1F2937"/>
                  <w:sz w:val="19"/>
                  <w:szCs w:val="19"/>
                </w:rPr>
                <w:delText xml:space="preserve">6,300,000 </w:delText>
              </w:r>
            </w:del>
            <w:ins w:id="1216" w:author="DAPS PLC" w:date="2026-08-05T00:00:00Z">
              <w:r>
                <w:rPr>
                  <w:rFonts w:ascii="Calibri" w:cs="Calibri" w:eastAsia="Calibri" w:hAnsi="Calibri"/>
                  <w:b/>
                  <w:bCs/>
                  <w:i w:val="false"/>
                  <w:iCs w:val="false"/>
                  <w:color w:val="1F2937"/>
                  <w:sz w:val="19"/>
                  <w:szCs w:val="19"/>
                </w:rPr>
                <w:t xml:space="preserve">14,800,000</w:t>
              </w:r>
            </w:ins>
          </w:p>
        </w:tc>
        <w:tc>
          <w:tcPr>
            <w:tcW w:type="dxa" w:w="2320"/>
            <w:shd w:fill="F8FAFC" w:color="auto" w:val="clear"/>
          </w:tcPr>
          <w:p>
            <w:pPr>
              <w:spacing w:after="40" w:before="40"/>
            </w:pPr>
            <w:del w:id="1217" w:author="DAPS PLC" w:date="2026-08-05T00:00:00Z">
              <w:r>
                <w:rPr>
                  <w:rFonts w:ascii="Calibri" w:cs="Calibri" w:eastAsia="Calibri" w:hAnsi="Calibri"/>
                  <w:b w:val="false"/>
                  <w:bCs w:val="false"/>
                  <w:i w:val="false"/>
                  <w:iCs w:val="false"/>
                  <w:color w:val="1F2937"/>
                  <w:sz w:val="19"/>
                  <w:szCs w:val="19"/>
                </w:rPr>
                <w:delText xml:space="preserve">20,100,000 </w:delText>
              </w:r>
            </w:del>
            <w:ins w:id="1218" w:author="DAPS PLC" w:date="2026-08-05T00:00:00Z">
              <w:r>
                <w:rPr>
                  <w:rFonts w:ascii="Calibri" w:cs="Calibri" w:eastAsia="Calibri" w:hAnsi="Calibri"/>
                  <w:b/>
                  <w:bCs/>
                  <w:i w:val="false"/>
                  <w:iCs w:val="false"/>
                  <w:color w:val="1F2937"/>
                  <w:sz w:val="19"/>
                  <w:szCs w:val="19"/>
                </w:rPr>
                <w:t xml:space="preserve">39,000,000</w:t>
              </w:r>
            </w:ins>
          </w:p>
        </w:tc>
        <w:tc>
          <w:tcPr>
            <w:tcW w:type="dxa" w:w="2320"/>
            <w:shd w:fill="F8FAFC" w:color="auto" w:val="clear"/>
          </w:tcPr>
          <w:p>
            <w:pPr>
              <w:spacing w:after="40" w:before="40"/>
            </w:pPr>
            <w:del w:id="1219" w:author="DAPS PLC" w:date="2026-08-05T00:00:00Z">
              <w:r>
                <w:rPr>
                  <w:rFonts w:ascii="Calibri" w:cs="Calibri" w:eastAsia="Calibri" w:hAnsi="Calibri"/>
                  <w:b w:val="false"/>
                  <w:bCs w:val="false"/>
                  <w:i w:val="false"/>
                  <w:iCs w:val="false"/>
                  <w:color w:val="1F2937"/>
                  <w:sz w:val="19"/>
                  <w:szCs w:val="19"/>
                </w:rPr>
                <w:delText xml:space="preserve">46,500,000 </w:delText>
              </w:r>
            </w:del>
            <w:ins w:id="1220" w:author="DAPS PLC" w:date="2026-08-05T00:00:00Z">
              <w:r>
                <w:rPr>
                  <w:rFonts w:ascii="Calibri" w:cs="Calibri" w:eastAsia="Calibri" w:hAnsi="Calibri"/>
                  <w:b/>
                  <w:bCs/>
                  <w:i w:val="false"/>
                  <w:iCs w:val="false"/>
                  <w:color w:val="1F2937"/>
                  <w:sz w:val="19"/>
                  <w:szCs w:val="19"/>
                </w:rPr>
                <w:t xml:space="preserve">82,000,000</w:t>
              </w:r>
            </w:ins>
          </w:p>
        </w:tc>
      </w:tr>
      <w:tr>
        <w:tc>
          <w:tcPr>
            <w:tcW w:type="dxa" w:w="2400"/>
          </w:tcPr>
          <w:p>
            <w:pPr>
              <w:spacing w:after="40" w:before="40"/>
            </w:pPr>
            <w:r>
              <w:rPr>
                <w:rFonts w:ascii="Calibri" w:cs="Calibri" w:eastAsia="Calibri" w:hAnsi="Calibri"/>
                <w:b/>
                <w:bCs/>
                <w:i w:val="false"/>
                <w:iCs w:val="false"/>
                <w:color w:val="1F2937"/>
                <w:sz w:val="19"/>
                <w:szCs w:val="19"/>
              </w:rPr>
              <w:t xml:space="preserve">Costs (ETB)</w:t>
            </w:r>
          </w:p>
        </w:tc>
        <w:tc>
          <w:tcPr>
            <w:tcW w:type="dxa" w:w="2320"/>
          </w:tcPr>
          <w:p>
            <w:pPr>
              <w:spacing w:after="40" w:before="40"/>
            </w:pPr>
            <w:del w:id="1221" w:author="DAPS PLC" w:date="2026-08-05T00:00:00Z">
              <w:r>
                <w:rPr>
                  <w:rFonts w:ascii="Calibri" w:cs="Calibri" w:eastAsia="Calibri" w:hAnsi="Calibri"/>
                  <w:b w:val="false"/>
                  <w:bCs w:val="false"/>
                  <w:i w:val="false"/>
                  <w:iCs w:val="false"/>
                  <w:color w:val="1F2937"/>
                  <w:sz w:val="19"/>
                  <w:szCs w:val="19"/>
                </w:rPr>
                <w:delText xml:space="preserve">11,400,000 </w:delText>
              </w:r>
            </w:del>
            <w:ins w:id="1222" w:author="DAPS PLC" w:date="2026-08-05T00:00:00Z">
              <w:r>
                <w:rPr>
                  <w:rFonts w:ascii="Calibri" w:cs="Calibri" w:eastAsia="Calibri" w:hAnsi="Calibri"/>
                  <w:b/>
                  <w:bCs/>
                  <w:i w:val="false"/>
                  <w:iCs w:val="false"/>
                  <w:color w:val="1F2937"/>
                  <w:sz w:val="19"/>
                  <w:szCs w:val="19"/>
                </w:rPr>
                <w:t xml:space="preserve">13,200,000</w:t>
              </w:r>
            </w:ins>
          </w:p>
        </w:tc>
        <w:tc>
          <w:tcPr>
            <w:tcW w:type="dxa" w:w="2320"/>
          </w:tcPr>
          <w:p>
            <w:pPr>
              <w:spacing w:after="40" w:before="40"/>
            </w:pPr>
            <w:del w:id="1223" w:author="DAPS PLC" w:date="2026-08-05T00:00:00Z">
              <w:r>
                <w:rPr>
                  <w:rFonts w:ascii="Calibri" w:cs="Calibri" w:eastAsia="Calibri" w:hAnsi="Calibri"/>
                  <w:b w:val="false"/>
                  <w:bCs w:val="false"/>
                  <w:i w:val="false"/>
                  <w:iCs w:val="false"/>
                  <w:color w:val="1F2937"/>
                  <w:sz w:val="19"/>
                  <w:szCs w:val="19"/>
                </w:rPr>
                <w:delText xml:space="preserve">16,800,000 </w:delText>
              </w:r>
            </w:del>
            <w:ins w:id="1224" w:author="DAPS PLC" w:date="2026-08-05T00:00:00Z">
              <w:r>
                <w:rPr>
                  <w:rFonts w:ascii="Calibri" w:cs="Calibri" w:eastAsia="Calibri" w:hAnsi="Calibri"/>
                  <w:b/>
                  <w:bCs/>
                  <w:i w:val="false"/>
                  <w:iCs w:val="false"/>
                  <w:color w:val="1F2937"/>
                  <w:sz w:val="19"/>
                  <w:szCs w:val="19"/>
                </w:rPr>
                <w:t xml:space="preserve">21,500,000</w:t>
              </w:r>
            </w:ins>
          </w:p>
        </w:tc>
        <w:tc>
          <w:tcPr>
            <w:tcW w:type="dxa" w:w="2320"/>
          </w:tcPr>
          <w:p>
            <w:pPr>
              <w:spacing w:after="40" w:before="40"/>
            </w:pPr>
            <w:del w:id="1225" w:author="DAPS PLC" w:date="2026-08-05T00:00:00Z">
              <w:r>
                <w:rPr>
                  <w:rFonts w:ascii="Calibri" w:cs="Calibri" w:eastAsia="Calibri" w:hAnsi="Calibri"/>
                  <w:b w:val="false"/>
                  <w:bCs w:val="false"/>
                  <w:i w:val="false"/>
                  <w:iCs w:val="false"/>
                  <w:color w:val="1F2937"/>
                  <w:sz w:val="19"/>
                  <w:szCs w:val="19"/>
                </w:rPr>
                <w:delText xml:space="preserve">25,900,000 </w:delText>
              </w:r>
            </w:del>
            <w:ins w:id="1226" w:author="DAPS PLC" w:date="2026-08-05T00:00:00Z">
              <w:r>
                <w:rPr>
                  <w:rFonts w:ascii="Calibri" w:cs="Calibri" w:eastAsia="Calibri" w:hAnsi="Calibri"/>
                  <w:b/>
                  <w:bCs/>
                  <w:i w:val="false"/>
                  <w:iCs w:val="false"/>
                  <w:color w:val="1F2937"/>
                  <w:sz w:val="19"/>
                  <w:szCs w:val="19"/>
                </w:rPr>
                <w:t xml:space="preserve">33,000,000</w:t>
              </w:r>
            </w:ins>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Net (ETB)</w:t>
            </w:r>
          </w:p>
        </w:tc>
        <w:tc>
          <w:tcPr>
            <w:tcW w:type="dxa" w:w="2320"/>
            <w:shd w:fill="F8FAFC" w:color="auto" w:val="clear"/>
          </w:tcPr>
          <w:p>
            <w:pPr>
              <w:spacing w:after="40" w:before="40"/>
            </w:pPr>
            <w:del w:id="1227" w:author="DAPS PLC" w:date="2026-08-05T00:00:00Z">
              <w:r>
                <w:rPr>
                  <w:rFonts w:ascii="Calibri" w:cs="Calibri" w:eastAsia="Calibri" w:hAnsi="Calibri"/>
                  <w:b w:val="false"/>
                  <w:bCs w:val="false"/>
                  <w:i w:val="false"/>
                  <w:iCs w:val="false"/>
                  <w:color w:val="1F2937"/>
                  <w:sz w:val="19"/>
                  <w:szCs w:val="19"/>
                </w:rPr>
                <w:delText xml:space="preserve">−5,100,000 </w:delText>
              </w:r>
            </w:del>
            <w:ins w:id="1228" w:author="DAPS PLC" w:date="2026-08-05T00:00:00Z">
              <w:r>
                <w:rPr>
                  <w:rFonts w:ascii="Calibri" w:cs="Calibri" w:eastAsia="Calibri" w:hAnsi="Calibri"/>
                  <w:b/>
                  <w:bCs/>
                  <w:i w:val="false"/>
                  <w:iCs w:val="false"/>
                  <w:color w:val="1F2937"/>
                  <w:sz w:val="19"/>
                  <w:szCs w:val="19"/>
                </w:rPr>
                <w:t xml:space="preserve">−3,600,000</w:t>
              </w:r>
            </w:ins>
          </w:p>
        </w:tc>
        <w:tc>
          <w:tcPr>
            <w:tcW w:type="dxa" w:w="2320"/>
            <w:shd w:fill="F8FAFC" w:color="auto" w:val="clear"/>
          </w:tcPr>
          <w:p>
            <w:pPr>
              <w:spacing w:after="40" w:before="40"/>
            </w:pPr>
            <w:del w:id="1229" w:author="DAPS PLC" w:date="2026-08-05T00:00:00Z">
              <w:r>
                <w:rPr>
                  <w:rFonts w:ascii="Calibri" w:cs="Calibri" w:eastAsia="Calibri" w:hAnsi="Calibri"/>
                  <w:b w:val="false"/>
                  <w:bCs w:val="false"/>
                  <w:i w:val="false"/>
                  <w:iCs w:val="false"/>
                  <w:color w:val="1F2937"/>
                  <w:sz w:val="19"/>
                  <w:szCs w:val="19"/>
                </w:rPr>
                <w:delText xml:space="preserve">+3,300,000 </w:delText>
              </w:r>
            </w:del>
            <w:ins w:id="1230" w:author="DAPS PLC" w:date="2026-08-05T00:00:00Z">
              <w:r>
                <w:rPr>
                  <w:rFonts w:ascii="Calibri" w:cs="Calibri" w:eastAsia="Calibri" w:hAnsi="Calibri"/>
                  <w:b/>
                  <w:bCs/>
                  <w:i w:val="false"/>
                  <w:iCs w:val="false"/>
                  <w:color w:val="1F2937"/>
                  <w:sz w:val="19"/>
                  <w:szCs w:val="19"/>
                </w:rPr>
                <w:t xml:space="preserve">+12,000,000</w:t>
              </w:r>
            </w:ins>
          </w:p>
        </w:tc>
        <w:tc>
          <w:tcPr>
            <w:tcW w:type="dxa" w:w="2320"/>
            <w:shd w:fill="F8FAFC" w:color="auto" w:val="clear"/>
          </w:tcPr>
          <w:p>
            <w:pPr>
              <w:spacing w:after="40" w:before="40"/>
            </w:pPr>
            <w:del w:id="1231" w:author="DAPS PLC" w:date="2026-08-05T00:00:00Z">
              <w:r>
                <w:rPr>
                  <w:rFonts w:ascii="Calibri" w:cs="Calibri" w:eastAsia="Calibri" w:hAnsi="Calibri"/>
                  <w:b w:val="false"/>
                  <w:bCs w:val="false"/>
                  <w:i w:val="false"/>
                  <w:iCs w:val="false"/>
                  <w:color w:val="1F2937"/>
                  <w:sz w:val="19"/>
                  <w:szCs w:val="19"/>
                </w:rPr>
                <w:delText xml:space="preserve">+20,600,000 </w:delText>
              </w:r>
            </w:del>
            <w:ins w:id="1232" w:author="DAPS PLC" w:date="2026-08-05T00:00:00Z">
              <w:r>
                <w:rPr>
                  <w:rFonts w:ascii="Calibri" w:cs="Calibri" w:eastAsia="Calibri" w:hAnsi="Calibri"/>
                  <w:b/>
                  <w:bCs/>
                  <w:i w:val="false"/>
                  <w:iCs w:val="false"/>
                  <w:color w:val="1F2937"/>
                  <w:sz w:val="19"/>
                  <w:szCs w:val="19"/>
                </w:rPr>
                <w:t xml:space="preserve">+40,000,000</w:t>
              </w:r>
            </w:ins>
          </w:p>
        </w:tc>
      </w:tr>
    </w:tbl>
    <w:p>
      <w:pPr>
        <w:spacing w:after="130" w:line="268"/>
        <w:jc w:val="left"/>
      </w:pPr>
      <w:r>
        <w:rPr>
          <w:rFonts w:ascii="Calibri" w:cs="Calibri" w:eastAsia="Calibri" w:hAnsi="Calibri"/>
          <w:b w:val="false"/>
          <w:bCs w:val="false"/>
          <w:i w:val="false"/>
          <w:iCs w:val="false"/>
          <w:color w:val="1F2937"/>
          <w:sz w:val="21"/>
          <w:szCs w:val="21"/>
        </w:rPr>
        <w:t xml:space="preserve">Requires roughly 7.5M ETB (~$47,000) of external capital and assumes hiring eleven capable people into a thin Addis Ababa talent market inside twelve months. The revenue upside is real; the execution risk is that headcount outruns the ability to manage it.</w:t>
      </w:r>
    </w:p>
    <w:p>
      <w:pPr>
        <w:pStyle w:val="Heading2"/>
        <w:spacing w:after="140" w:before="300"/>
      </w:pPr>
      <w:r>
        <w:rPr>
          <w:rFonts w:ascii="Calibri" w:cs="Calibri" w:eastAsia="Calibri" w:hAnsi="Calibri"/>
          <w:b/>
          <w:bCs/>
          <w:i w:val="false"/>
          <w:iCs w:val="false"/>
          <w:color w:val="0D9488"/>
          <w:sz w:val="24"/>
          <w:szCs w:val="24"/>
        </w:rPr>
        <w:t xml:space="preserve">9.5  Recommendation</w:t>
      </w:r>
    </w:p>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Recommended: Scenario B, with two modifications  </w:t>
      </w:r>
      <w:r>
        <w:rPr>
          <w:rFonts w:ascii="Calibri" w:cs="Calibri" w:eastAsia="Calibri" w:hAnsi="Calibri"/>
          <w:b w:val="false"/>
          <w:bCs w:val="false"/>
          <w:i w:val="false"/>
          <w:iCs w:val="false"/>
          <w:color w:val="1F2937"/>
          <w:sz w:val="19"/>
          <w:szCs w:val="19"/>
        </w:rPr>
        <w:t xml:space="preserve">Start in co-working for the first two quarters and move to the office once the first government contract is signed — this defers roughly 300,000 ETB to the point where a signed reference justifies it. Second, hire the implementation and customer success role at ten live public-sector accounts rather than on a fixed date, since that is the point at which onboarding load becomes the binding constraint.</w:t>
      </w:r>
    </w:p>
    <w:p>
      <w:pPr>
        <w:spacing w:after="130" w:line="268"/>
      </w:pPr>
      <w:ins w:id="1233" w:author="DAPS PLC" w:date="2026-08-05T00:00:00Z">
        <w:r>
          <w:rPr>
            <w:rFonts w:ascii="Calibri" w:cs="Calibri" w:eastAsia="Calibri" w:hAnsi="Calibri"/>
            <w:b w:val="false"/>
            <w:bCs w:val="false"/>
            <w:i w:val="false"/>
            <w:iCs w:val="false"/>
            <w:color w:val="1F2937"/>
            <w:sz w:val="21"/>
            <w:szCs w:val="21"/>
          </w:rPr>
          <w:t xml:space="preserve">Scenario B is recommended over Lean because bid capacity is the limiting factor on the segment that carries the business, and Lean cannot staff it. It is recommended over Growth because Growth raises capital against unproven Ethiopian public-sector revenue; the same money is cheaper eighteen months later against a book of signed ministry contracts. The Year 1 gap between the two is 5.5M ETB of bookings — real, but not worth 3.5M ETB of additional dilution to chase.</w:t>
        </w:r>
      </w:ins>
    </w:p>
    <w:p>
      <w:r>
        <w:br w:type="page"/>
      </w:r>
    </w:p>
    <w:p>
      <w:pPr>
        <w:pStyle w:val="Heading1"/>
        <w:spacing w:after="180" w:before="380"/>
      </w:pPr>
      <w:r>
        <w:rPr>
          <w:rFonts w:ascii="Calibri" w:cs="Calibri" w:eastAsia="Calibri" w:hAnsi="Calibri"/>
          <w:b/>
          <w:bCs/>
          <w:i w:val="false"/>
          <w:iCs w:val="false"/>
          <w:color w:val="1B3A6B"/>
          <w:sz w:val="28"/>
          <w:szCs w:val="28"/>
        </w:rPr>
        <w:t xml:space="preserve">10.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Risk</w:t>
            </w:r>
          </w:p>
        </w:tc>
        <w:tc>
          <w:tcPr>
            <w:tcW w:type="dxa" w:w="1200"/>
            <w:shd w:fill="1B3A6B" w:color="auto" w:val="clear"/>
          </w:tcPr>
          <w:p>
            <w:pPr>
              <w:spacing w:after="50" w:before="50"/>
            </w:pPr>
            <w:r>
              <w:rPr>
                <w:rFonts w:ascii="Calibri" w:cs="Calibri" w:eastAsia="Calibri" w:hAnsi="Calibri"/>
                <w:b/>
                <w:bCs/>
                <w:i w:val="false"/>
                <w:iCs w:val="false"/>
                <w:color w:val="FFFFFF"/>
                <w:sz w:val="19"/>
                <w:szCs w:val="19"/>
              </w:rPr>
              <w:t xml:space="preserve">Likelihood</w:t>
            </w:r>
          </w:p>
        </w:tc>
        <w:tc>
          <w:tcPr>
            <w:tcW w:type="dxa" w:w="1200"/>
            <w:shd w:fill="1B3A6B" w:color="auto" w:val="clear"/>
          </w:tcPr>
          <w:p>
            <w:pPr>
              <w:spacing w:after="50" w:before="50"/>
            </w:pPr>
            <w:r>
              <w:rPr>
                <w:rFonts w:ascii="Calibri" w:cs="Calibri" w:eastAsia="Calibri" w:hAnsi="Calibri"/>
                <w:b/>
                <w:bCs/>
                <w:i w:val="false"/>
                <w:iCs w:val="false"/>
                <w:color w:val="FFFFFF"/>
                <w:sz w:val="19"/>
                <w:szCs w:val="19"/>
              </w:rPr>
              <w:t xml:space="preserve">Impact</w:t>
            </w:r>
          </w:p>
        </w:tc>
        <w:tc>
          <w:tcPr>
            <w:tcW w:type="dxa" w:w="4560"/>
            <w:shd w:fill="1B3A6B" w:color="auto" w:val="clear"/>
          </w:tcPr>
          <w:p>
            <w:pPr>
              <w:spacing w:after="50" w:before="50"/>
            </w:pPr>
            <w:r>
              <w:rPr>
                <w:rFonts w:ascii="Calibri" w:cs="Calibri" w:eastAsia="Calibri" w:hAnsi="Calibri"/>
                <w:b/>
                <w:bCs/>
                <w:i w:val="false"/>
                <w:iCs w:val="false"/>
                <w:color w:val="FFFFFF"/>
                <w:sz w:val="19"/>
                <w:szCs w:val="19"/>
              </w:rPr>
              <w:t xml:space="preserve">Mitigation</w:t>
            </w:r>
          </w:p>
        </w:tc>
      </w:tr>
      <w:tr>
        <w:tc>
          <w:tcPr>
            <w:tcW w:type="dxa" w:w="2400"/>
          </w:tcPr>
          <w:p>
            <w:pPr>
              <w:spacing w:after="40" w:before="40"/>
            </w:pPr>
            <w:r>
              <w:rPr>
                <w:rFonts w:ascii="Calibri" w:cs="Calibri" w:eastAsia="Calibri" w:hAnsi="Calibri"/>
                <w:b/>
                <w:bCs/>
                <w:i w:val="false"/>
                <w:iCs w:val="false"/>
                <w:color w:val="1F2937"/>
                <w:sz w:val="19"/>
                <w:szCs w:val="19"/>
              </w:rPr>
              <w:t xml:space="preserve">INSA certification lapses before tenders close</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Severe</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Begin renewal immediately; treat as a standing calendar obligation with budget attached, not a project</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Birr devaluation erodes ETB-denominated margin</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Annual repricing clause in every multi-year contract; hold USD pricing for cross-border NGOs; review the 160 ETB/USD assumption quarterly</w:t>
            </w:r>
          </w:p>
        </w:tc>
      </w:tr>
      <w:tr>
        <w:tc>
          <w:tcPr>
            <w:tcW w:type="dxa" w:w="2400"/>
          </w:tcPr>
          <w:p>
            <w:pPr>
              <w:spacing w:after="40" w:before="40"/>
            </w:pPr>
            <w:r>
              <w:rPr>
                <w:rFonts w:ascii="Calibri" w:cs="Calibri" w:eastAsia="Calibri" w:hAnsi="Calibri"/>
                <w:b/>
                <w:bCs/>
                <w:i w:val="false"/>
                <w:iCs w:val="false"/>
                <w:color w:val="1F2937"/>
                <w:sz w:val="19"/>
                <w:szCs w:val="19"/>
              </w:rPr>
              <w:t xml:space="preserve">Government payment delays</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Working capital reserve; milestone-based invoicing; never let public-sector receivables exceed a quarter of cash</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Tender losses consume budget with no revenue</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Qualify hard before bidding; walk away from tenders written around a competitor's specification</w:t>
            </w:r>
          </w:p>
        </w:tc>
      </w:tr>
      <w:tr>
        <w:tc>
          <w:tcPr>
            <w:tcW w:type="dxa" w:w="2400"/>
          </w:tcPr>
          <w:p>
            <w:pPr>
              <w:spacing w:after="40" w:before="40"/>
            </w:pPr>
            <w:r>
              <w:rPr>
                <w:rFonts w:ascii="Calibri" w:cs="Calibri" w:eastAsia="Calibri" w:hAnsi="Calibri"/>
                <w:b/>
                <w:bCs/>
                <w:i w:val="false"/>
                <w:iCs w:val="false"/>
                <w:color w:val="1F2937"/>
                <w:sz w:val="19"/>
                <w:szCs w:val="19"/>
              </w:rPr>
              <w:t xml:space="preserve">Key-person dependency on founder</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Severe</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Document deployment and architecture; the current runbook depends on one person being reachable</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Talent scarcity in Addis Ababa</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Hire ahead of need for engineering; consider remote Ethiopian diaspora for senior roles</w:t>
            </w:r>
          </w:p>
        </w:tc>
      </w:tr>
      <w:tr>
        <w:tc>
          <w:tcPr>
            <w:tcW w:type="dxa" w:w="2400"/>
          </w:tcPr>
          <w:p>
            <w:pPr>
              <w:spacing w:after="40" w:before="40"/>
            </w:pPr>
            <w:r>
              <w:rPr>
                <w:rFonts w:ascii="Calibri" w:cs="Calibri" w:eastAsia="Calibri" w:hAnsi="Calibri"/>
                <w:b/>
                <w:bCs/>
                <w:i w:val="false"/>
                <w:iCs w:val="false"/>
                <w:color w:val="1F2937"/>
                <w:sz w:val="19"/>
                <w:szCs w:val="19"/>
              </w:rPr>
              <w:t xml:space="preserve">Global vendor localises into Amharic</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Low</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Unlikely near-term given market size — but sovereignty and INSA certification remain defensible even if it happens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Support load exceeds plan on self-serve tiers</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Enforce the product-led design commitments; meter support and reprice Starter if the assumption breaks</w:t>
            </w:r>
          </w:p>
        </w:tc>
      </w:tr>
    </w:tbl>
    <w:p>
      <w:pPr>
        <w:pBdr>
          <w:top w:val="single" w:color="B91C1C" w:sz="1"/>
          <w:left w:val="single" w:color="B91C1C" w:sz="8"/>
          <w:bottom w:val="single" w:color="B91C1C" w:sz="1"/>
          <w:right w:val="single" w:color="B91C1C" w:sz="1"/>
        </w:pBdr>
        <w:shd w:fill="FEE2E2" w:color="auto" w:val="clear"/>
        <w:spacing w:after="150" w:before="150" w:line="268"/>
        <w:ind w:left="170" w:right="170"/>
      </w:pPr>
      <w:r>
        <w:rPr>
          <w:rFonts w:ascii="Calibri" w:cs="Calibri" w:eastAsia="Calibri" w:hAnsi="Calibri"/>
          <w:b/>
          <w:bCs/>
          <w:i w:val="false"/>
          <w:iCs w:val="false"/>
          <w:color w:val="B91C1C"/>
          <w:sz w:val="19"/>
          <w:szCs w:val="19"/>
        </w:rPr>
        <w:t xml:space="preserve">The risk that deserves separate attention  </w:t>
      </w:r>
      <w:r>
        <w:rPr>
          <w:rFonts w:ascii="Calibri" w:cs="Calibri" w:eastAsia="Calibri" w:hAnsi="Calibri"/>
          <w:b w:val="false"/>
          <w:bCs w:val="false"/>
          <w:i w:val="false"/>
          <w:iCs w:val="false"/>
          <w:color w:val="1F2937"/>
          <w:sz w:val="19"/>
          <w:szCs w:val="19"/>
        </w:rPr>
        <w:t xml:space="preserve">Key-person dependency is rated severe because it is currently unmitigated and compounds every other risk. If the founder is unavailable during a tender evaluation or a production incident on sovereign infrastructure, there is presently no second person who can respond. Documentation and a trained backup are worth more to the company's valuation than the next feature.</w:t>
      </w:r>
    </w:p>
    <w:p>
      <w:r>
        <w:br w:type="page"/>
      </w:r>
    </w:p>
    <w:p>
      <w:pPr>
        <w:pStyle w:val="Heading1"/>
        <w:spacing w:after="180" w:before="380"/>
      </w:pPr>
      <w:r>
        <w:rPr>
          <w:rFonts w:ascii="Calibri" w:cs="Calibri" w:eastAsia="Calibri" w:hAnsi="Calibri"/>
          <w:b/>
          <w:bCs/>
          <w:i w:val="false"/>
          <w:iCs w:val="false"/>
          <w:color w:val="1B3A6B"/>
          <w:sz w:val="28"/>
          <w:szCs w:val="28"/>
        </w:rPr>
        <w:t xml:space="preserve">11. Twelve-Month Action Plan</w:t>
      </w:r>
    </w:p>
    <w:p>
      <w:pPr>
        <w:pStyle w:val="Heading3"/>
        <w:spacing w:after="110" w:before="240"/>
      </w:pPr>
      <w:r>
        <w:rPr>
          <w:rFonts w:ascii="Calibri" w:cs="Calibri" w:eastAsia="Calibri" w:hAnsi="Calibri"/>
          <w:b/>
          <w:bCs/>
          <w:i w:val="false"/>
          <w:iCs w:val="false"/>
          <w:color w:val="1F2937"/>
          <w:sz w:val="22"/>
          <w:szCs w:val="22"/>
        </w:rPr>
        <w:t xml:space="preserve">Immediate — next 30 days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Open INSA recertification. </w:t>
      </w:r>
      <w:r>
        <w:rPr>
          <w:rFonts w:ascii="Calibri" w:cs="Calibri" w:eastAsia="Calibri" w:hAnsi="Calibri"/>
          <w:b w:val="false"/>
          <w:bCs w:val="false"/>
          <w:i w:val="false"/>
          <w:iCs w:val="false"/>
          <w:color w:val="1F2937"/>
          <w:sz w:val="21"/>
          <w:szCs w:val="21"/>
        </w:rPr>
        <w:t xml:space="preserve">Confirm the process, cost, and lead time. This gates the entire government segment.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Extend the billing schema. </w:t>
      </w:r>
      <w:r>
        <w:rPr>
          <w:rFonts w:ascii="Calibri" w:cs="Calibri" w:eastAsia="Calibri" w:hAnsi="Calibri"/>
          <w:b w:val="false"/>
          <w:bCs w:val="false"/>
          <w:i w:val="false"/>
          <w:iCs w:val="false"/>
          <w:color w:val="1F2937"/>
          <w:sz w:val="21"/>
          <w:szCs w:val="21"/>
        </w:rPr>
        <w:t xml:space="preserve">Add Business, Regional, and Government plans so the pricing model can actually be invoiced.</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Correct the two overstated capability claims </w:t>
      </w:r>
      <w:r>
        <w:rPr>
          <w:rFonts w:ascii="Calibri" w:cs="Calibri" w:eastAsia="Calibri" w:hAnsi="Calibri"/>
          <w:b w:val="false"/>
          <w:bCs w:val="false"/>
          <w:i w:val="false"/>
          <w:iCs w:val="false"/>
          <w:color w:val="1F2937"/>
          <w:sz w:val="21"/>
          <w:szCs w:val="21"/>
        </w:rPr>
        <w:t xml:space="preserve">before any external use of the competitive tables.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Complete the Ethio Telecom provisioning </w:t>
      </w:r>
      <w:r>
        <w:rPr>
          <w:rFonts w:ascii="Calibri" w:cs="Calibri" w:eastAsia="Calibri" w:hAnsi="Calibri"/>
          <w:b w:val="false"/>
          <w:bCs w:val="false"/>
          <w:i w:val="false"/>
          <w:iCs w:val="false"/>
          <w:color w:val="1F2937"/>
          <w:sz w:val="21"/>
          <w:szCs w:val="21"/>
        </w:rPr>
        <w:t xml:space="preserve">and stand up the sovereign production environment.</w:t>
      </w:r>
    </w:p>
    <w:p>
      <w:pPr>
        <w:pStyle w:val="Heading3"/>
        <w:spacing w:after="110" w:before="240"/>
      </w:pPr>
      <w:r>
        <w:rPr>
          <w:rFonts w:ascii="Calibri" w:cs="Calibri" w:eastAsia="Calibri" w:hAnsi="Calibri"/>
          <w:b/>
          <w:bCs/>
          <w:i w:val="false"/>
          <w:iCs w:val="false"/>
          <w:color w:val="1F2937"/>
          <w:sz w:val="22"/>
          <w:szCs w:val="22"/>
        </w:rPr>
        <w:t xml:space="preserve">Quarter 1</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Close three NGO reference customers </w:t>
      </w:r>
      <w:r>
        <w:rPr>
          <w:rFonts w:ascii="Calibri" w:cs="Calibri" w:eastAsia="Calibri" w:hAnsi="Calibri"/>
          <w:b w:val="false"/>
          <w:bCs w:val="false"/>
          <w:i w:val="false"/>
          <w:iCs w:val="false"/>
          <w:color w:val="1F2937"/>
          <w:sz w:val="21"/>
          <w:szCs w:val="21"/>
        </w:rPr>
        <w:t xml:space="preserve">at Business tier — revenue, references, and testable onboarding in one motion.</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Build the Tigrinya and Somali regional pitch </w:t>
      </w:r>
      <w:r>
        <w:rPr>
          <w:rFonts w:ascii="Calibri" w:cs="Calibri" w:eastAsia="Calibri" w:hAnsi="Calibri"/>
          <w:b w:val="false"/>
          <w:bCs w:val="false"/>
          <w:i w:val="false"/>
          <w:iCs w:val="false"/>
          <w:color w:val="1F2937"/>
          <w:sz w:val="21"/>
          <w:szCs w:val="21"/>
        </w:rPr>
        <w:t xml:space="preserve">and approach two regional bureaus. No competitor can answer it.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Upgrade the AI model </w:t>
      </w:r>
      <w:r>
        <w:rPr>
          <w:rFonts w:ascii="Calibri" w:cs="Calibri" w:eastAsia="Calibri" w:hAnsi="Calibri"/>
          <w:b w:val="false"/>
          <w:bCs w:val="false"/>
          <w:i w:val="false"/>
          <w:iCs w:val="false"/>
          <w:color w:val="1F2937"/>
          <w:sz w:val="21"/>
          <w:szCs w:val="21"/>
        </w:rPr>
        <w:t xml:space="preserve">and measure extraction accuracy on real Amharic documents.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Publish the rate card internally </w:t>
      </w:r>
      <w:r>
        <w:rPr>
          <w:rFonts w:ascii="Calibri" w:cs="Calibri" w:eastAsia="Calibri" w:hAnsi="Calibri"/>
          <w:b w:val="false"/>
          <w:bCs w:val="false"/>
          <w:i w:val="false"/>
          <w:iCs w:val="false"/>
          <w:color w:val="1F2937"/>
          <w:sz w:val="21"/>
          <w:szCs w:val="21"/>
        </w:rPr>
        <w:t xml:space="preserve">with the government floors, and brief sales never to bid beneath them.</w:t>
      </w:r>
    </w:p>
    <w:p>
      <w:pPr>
        <w:pStyle w:val="Heading3"/>
        <w:spacing w:after="110" w:before="240"/>
      </w:pPr>
      <w:r>
        <w:rPr>
          <w:rFonts w:ascii="Calibri" w:cs="Calibri" w:eastAsia="Calibri" w:hAnsi="Calibri"/>
          <w:b/>
          <w:bCs/>
          <w:i w:val="false"/>
          <w:iCs w:val="false"/>
          <w:color w:val="1F2937"/>
          <w:sz w:val="22"/>
          <w:szCs w:val="22"/>
        </w:rPr>
        <w:t xml:space="preserve">Quarter 2</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Submit the first federal tenders, </w:t>
      </w:r>
      <w:r>
        <w:rPr>
          <w:rFonts w:ascii="Calibri" w:cs="Calibri" w:eastAsia="Calibri" w:hAnsi="Calibri"/>
          <w:b w:val="false"/>
          <w:bCs w:val="false"/>
          <w:i w:val="false"/>
          <w:iCs w:val="false"/>
          <w:color w:val="1F2937"/>
          <w:sz w:val="21"/>
          <w:szCs w:val="21"/>
        </w:rPr>
        <w:t xml:space="preserve">timed to the fiscal-year procurement window.</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Convert the delivery-model table into contract language </w:t>
      </w:r>
      <w:r>
        <w:rPr>
          <w:rFonts w:ascii="Calibri" w:cs="Calibri" w:eastAsia="Calibri" w:hAnsi="Calibri"/>
          <w:b w:val="false"/>
          <w:bCs w:val="false"/>
          <w:i w:val="false"/>
          <w:iCs w:val="false"/>
          <w:color w:val="1F2937"/>
          <w:sz w:val="21"/>
          <w:szCs w:val="21"/>
        </w:rPr>
        <w:t xml:space="preserve">— particularly SLA and data residency.</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Reach fifteen live customers </w:t>
      </w:r>
      <w:r>
        <w:rPr>
          <w:rFonts w:ascii="Calibri" w:cs="Calibri" w:eastAsia="Calibri" w:hAnsi="Calibri"/>
          <w:b w:val="false"/>
          <w:bCs w:val="false"/>
          <w:i w:val="false"/>
          <w:iCs w:val="false"/>
          <w:color w:val="1F2937"/>
          <w:sz w:val="21"/>
          <w:szCs w:val="21"/>
        </w:rPr>
        <w:t xml:space="preserve">and hire customer success.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Replace the estimates in this document </w:t>
      </w:r>
      <w:r>
        <w:rPr>
          <w:rFonts w:ascii="Calibri" w:cs="Calibri" w:eastAsia="Calibri" w:hAnsi="Calibri"/>
          <w:b w:val="false"/>
          <w:bCs w:val="false"/>
          <w:i w:val="false"/>
          <w:iCs w:val="false"/>
          <w:color w:val="1F2937"/>
          <w:sz w:val="21"/>
          <w:szCs w:val="21"/>
        </w:rPr>
        <w:t xml:space="preserve">with observed CAC, support load, and contract values.</w:t>
      </w:r>
    </w:p>
    <w:p>
      <w:pPr>
        <w:pStyle w:val="Heading3"/>
        <w:spacing w:after="110" w:before="240"/>
      </w:pPr>
      <w:r>
        <w:rPr>
          <w:rFonts w:ascii="Calibri" w:cs="Calibri" w:eastAsia="Calibri" w:hAnsi="Calibri"/>
          <w:b/>
          <w:bCs/>
          <w:i w:val="false"/>
          <w:iCs w:val="false"/>
          <w:color w:val="1F2937"/>
          <w:sz w:val="22"/>
          <w:szCs w:val="22"/>
        </w:rPr>
        <w:t xml:space="preserve">Quarters 3 and 4</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Sign the first government contract </w:t>
      </w:r>
      <w:r>
        <w:rPr>
          <w:rFonts w:ascii="Calibri" w:cs="Calibri" w:eastAsia="Calibri" w:hAnsi="Calibri"/>
          <w:b w:val="false"/>
          <w:bCs w:val="false"/>
          <w:i w:val="false"/>
          <w:iCs w:val="false"/>
          <w:color w:val="1F2937"/>
          <w:sz w:val="21"/>
          <w:szCs w:val="21"/>
        </w:rPr>
        <w:t xml:space="preserve">and move to permanent office premises.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Reprice against real cost-to-serve data </w:t>
      </w:r>
      <w:r>
        <w:rPr>
          <w:rFonts w:ascii="Calibri" w:cs="Calibri" w:eastAsia="Calibri" w:hAnsi="Calibri"/>
          <w:b w:val="false"/>
          <w:bCs w:val="false"/>
          <w:i w:val="false"/>
          <w:iCs w:val="false"/>
          <w:color w:val="1F2937"/>
          <w:sz w:val="21"/>
          <w:szCs w:val="21"/>
        </w:rPr>
        <w:t xml:space="preserve">rather than the estimates modelled here.</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Assess East Africa entry </w:t>
      </w:r>
      <w:r>
        <w:rPr>
          <w:rFonts w:ascii="Calibri" w:cs="Calibri" w:eastAsia="Calibri" w:hAnsi="Calibri"/>
          <w:b w:val="false"/>
          <w:bCs w:val="false"/>
          <w:i w:val="false"/>
          <w:iCs w:val="false"/>
          <w:color w:val="1F2937"/>
          <w:sz w:val="21"/>
          <w:szCs w:val="21"/>
        </w:rPr>
        <w:t xml:space="preserve">only if Ethiopian ARR exceeds 10M ETB — the draft's Phase 2 is correct but must not begin before the home market is proven.</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Recruit a second senior engineer </w:t>
      </w:r>
      <w:r>
        <w:rPr>
          <w:rFonts w:ascii="Calibri" w:cs="Calibri" w:eastAsia="Calibri" w:hAnsi="Calibri"/>
          <w:b w:val="false"/>
          <w:bCs w:val="false"/>
          <w:i w:val="false"/>
          <w:iCs w:val="false"/>
          <w:color w:val="1F2937"/>
          <w:sz w:val="21"/>
          <w:szCs w:val="21"/>
        </w:rPr>
        <w:t xml:space="preserve">to retire the key-person risk.</w:t>
      </w:r>
    </w:p>
    <w:p>
      <w:pPr>
        <w:spacing w:after="240"/>
      </w:pPr>
    </w:p>
    <w:p>
      <w:pPr>
        <w:pBdr>
          <w:top w:val="single" w:color="0D9488" w:sz="1"/>
          <w:left w:val="single" w:color="0D9488" w:sz="8"/>
          <w:bottom w:val="single" w:color="0D9488" w:sz="1"/>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Closing assessment  </w:t>
      </w:r>
      <w:r>
        <w:rPr>
          <w:rFonts w:ascii="Calibri" w:cs="Calibri" w:eastAsia="Calibri" w:hAnsi="Calibri"/>
          <w:b w:val="false"/>
          <w:bCs w:val="false"/>
          <w:i w:val="false"/>
          <w:iCs w:val="false"/>
          <w:color w:val="1F2937"/>
          <w:sz w:val="19"/>
          <w:szCs w:val="19"/>
        </w:rPr>
        <w:t xml:space="preserve">Onekof is a stronger product than the draft describes and is aimed at a market that no competitor currently serves in the customer's own language, on infrastructure the customer's regulator accepts. The commercial risk is not that the product is inadequate — it is that a certification with five months of validity remaining sits in front of a segment with an eighteen-month sales cycle. Everything else in this plan can absorb a delay. That cannot.</w:t>
      </w:r>
    </w:p>
    <w:p>
      <w:pPr>
        <w:spacing w:after="200"/>
      </w:pPr>
    </w:p>
    <w:p>
      <w:pPr>
        <w:pBdr>
          <w:top w:val="single" w:color="6B7280" w:sz="1"/>
        </w:pBdr>
        <w:spacing w:before="180"/>
        <w:jc w:val="center"/>
      </w:pPr>
      <w:r>
        <w:rPr>
          <w:rFonts w:ascii="Calibri" w:cs="Calibri" w:eastAsia="Calibri" w:hAnsi="Calibri"/>
          <w:b w:val="false"/>
          <w:bCs w:val="false"/>
          <w:i/>
          <w:iCs/>
          <w:color w:val="6B7280"/>
          <w:sz w:val="15"/>
          <w:szCs w:val="15"/>
        </w:rPr>
        <w:t xml:space="preserve">CONFIDENTIAL — DAPS PLC. Internal strategy document.</w:t>
      </w:r>
    </w:p>
    <w:sectPr>
      <w:headerReference w:type="default" r:id="rId7"/>
      <w:footerReference w:type="default" r:id="rId8"/>
      <w:pgSz w:w="12240" w:h="15840" w:orient="portrait"/>
      <w:pgMar w:top="1296" w:right="1656" w:bottom="1008"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6B7280"/>
        <w:sz w:val="15"/>
        <w:szCs w:val="15"/>
      </w:rPr>
      <w:t xml:space="preserve">DAPS PLC — Confidential  |  Page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iCs/>
        <w:color w:val="6B7280"/>
        <w:sz w:val="15"/>
        <w:szCs w:val="15"/>
      </w:rPr>
      <w:t xml:space="preserve">  Onekof — Market Assessment &amp; Commercialization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d378993ecc2fa9feb179001ba50c0883a0a67d.png"/><Relationship Id="rId10" Type="http://schemas.openxmlformats.org/officeDocument/2006/relationships/image" Target="media/5b08ce24445c94ff199317448d75295437cdc2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d5251e8423c8f96e845e26231e785eecfd1b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Onekof Market Assessment &amp; Commercialization Strategy</dc:title>
  <dc:creator>DAPS PLC</dc:creator>
  <dc:description>Market assessment, cost structure, and growth scenarios</dc:description>
  <cp:lastModifiedBy>DAPS PLC</cp:lastModifiedBy>
  <cp:revision>1</cp:revision>
  <dcterms:created xsi:type="dcterms:W3CDTF">2026-08-05T21:47:40.200Z</dcterms:created>
  <dcterms:modified xsi:type="dcterms:W3CDTF">2026-08-05T21:47:40.201Z</dcterms:modified>
</cp:coreProperties>
</file>

<file path=docProps/custom.xml><?xml version="1.0" encoding="utf-8"?>
<Properties xmlns="http://schemas.openxmlformats.org/officeDocument/2006/custom-properties" xmlns:vt="http://schemas.openxmlformats.org/officeDocument/2006/docPropsVTypes"/>
</file>